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6254C" w14:textId="77777777" w:rsidR="009F37EC" w:rsidRPr="006D15B7" w:rsidRDefault="009F37EC"/>
    <w:p w14:paraId="21718970" w14:textId="78140D7D" w:rsidR="009F37EC" w:rsidRPr="006D15B7" w:rsidRDefault="006E3BCC" w:rsidP="006E3BCC">
      <w:pPr>
        <w:jc w:val="right"/>
        <w:rPr>
          <w:sz w:val="48"/>
          <w:szCs w:val="48"/>
        </w:rPr>
      </w:pPr>
      <w:r w:rsidRPr="006D15B7">
        <w:rPr>
          <w:sz w:val="48"/>
          <w:szCs w:val="48"/>
        </w:rPr>
        <w:t>Datenbeschaffung</w:t>
      </w:r>
    </w:p>
    <w:p w14:paraId="72C589F2" w14:textId="77777777" w:rsidR="006E3BCC" w:rsidRPr="006D15B7" w:rsidRDefault="006E3BCC" w:rsidP="006E3BCC">
      <w:pPr>
        <w:pBdr>
          <w:top w:val="nil"/>
          <w:left w:val="nil"/>
          <w:bottom w:val="nil"/>
          <w:right w:val="nil"/>
          <w:between w:val="nil"/>
        </w:pBdr>
        <w:spacing w:line="240" w:lineRule="auto"/>
        <w:jc w:val="right"/>
        <w:rPr>
          <w:color w:val="000000"/>
          <w:sz w:val="72"/>
          <w:szCs w:val="72"/>
        </w:rPr>
      </w:pPr>
      <w:r w:rsidRPr="006D15B7">
        <w:rPr>
          <w:color w:val="000000"/>
          <w:sz w:val="72"/>
          <w:szCs w:val="72"/>
        </w:rPr>
        <w:t>IDEA App „Geno - Aktivgeschäft“</w:t>
      </w:r>
    </w:p>
    <w:p w14:paraId="20CE162E" w14:textId="77777777" w:rsidR="009F37EC" w:rsidRPr="006D15B7" w:rsidRDefault="009F37EC"/>
    <w:p w14:paraId="40F6A94B" w14:textId="77777777" w:rsidR="003F61A0" w:rsidRPr="006D15B7" w:rsidRDefault="00BE72B9" w:rsidP="003F61A0">
      <w:pPr>
        <w:pBdr>
          <w:top w:val="nil"/>
          <w:left w:val="nil"/>
          <w:bottom w:val="nil"/>
          <w:right w:val="nil"/>
          <w:between w:val="nil"/>
        </w:pBdr>
        <w:spacing w:line="240" w:lineRule="auto"/>
        <w:ind w:firstLine="720"/>
        <w:jc w:val="right"/>
        <w:rPr>
          <w:sz w:val="18"/>
          <w:szCs w:val="18"/>
        </w:rPr>
      </w:pPr>
      <w:r w:rsidRPr="006D15B7">
        <w:rPr>
          <w:sz w:val="18"/>
          <w:szCs w:val="18"/>
        </w:rPr>
        <w:t>Beschreibung der Beschaffung der benötigten Daten für die Importroutine „Aktivgeschäft“</w:t>
      </w:r>
    </w:p>
    <w:p w14:paraId="1D35B7AF" w14:textId="6C8F641E" w:rsidR="009F37EC" w:rsidRPr="006D15B7" w:rsidRDefault="00BE72B9" w:rsidP="003F61A0">
      <w:pPr>
        <w:pBdr>
          <w:top w:val="nil"/>
          <w:left w:val="nil"/>
          <w:bottom w:val="nil"/>
          <w:right w:val="nil"/>
          <w:between w:val="nil"/>
        </w:pBdr>
        <w:spacing w:line="240" w:lineRule="auto"/>
        <w:ind w:firstLine="720"/>
        <w:jc w:val="right"/>
        <w:rPr>
          <w:sz w:val="18"/>
          <w:szCs w:val="18"/>
        </w:rPr>
      </w:pPr>
      <w:r w:rsidRPr="006D15B7">
        <w:rPr>
          <w:sz w:val="18"/>
          <w:szCs w:val="18"/>
        </w:rPr>
        <w:t>Version 1.</w:t>
      </w:r>
      <w:r w:rsidR="0028777D" w:rsidRPr="006D15B7">
        <w:rPr>
          <w:sz w:val="18"/>
          <w:szCs w:val="18"/>
        </w:rPr>
        <w:t>3</w:t>
      </w:r>
      <w:r w:rsidRPr="006D15B7">
        <w:rPr>
          <w:sz w:val="18"/>
          <w:szCs w:val="18"/>
        </w:rPr>
        <w:t>.</w:t>
      </w:r>
      <w:r w:rsidR="00FE73C8" w:rsidRPr="006D15B7">
        <w:rPr>
          <w:sz w:val="18"/>
          <w:szCs w:val="18"/>
        </w:rPr>
        <w:t>0</w:t>
      </w:r>
      <w:r w:rsidRPr="006D15B7">
        <w:rPr>
          <w:sz w:val="18"/>
          <w:szCs w:val="18"/>
        </w:rPr>
        <w:t xml:space="preserve"> – </w:t>
      </w:r>
      <w:r w:rsidR="000434B0">
        <w:rPr>
          <w:sz w:val="18"/>
          <w:szCs w:val="18"/>
        </w:rPr>
        <w:t>22</w:t>
      </w:r>
      <w:r w:rsidRPr="006D15B7">
        <w:rPr>
          <w:sz w:val="18"/>
          <w:szCs w:val="18"/>
        </w:rPr>
        <w:t>.</w:t>
      </w:r>
      <w:r w:rsidR="00FE73C8" w:rsidRPr="006D15B7">
        <w:rPr>
          <w:sz w:val="18"/>
          <w:szCs w:val="18"/>
        </w:rPr>
        <w:t>0</w:t>
      </w:r>
      <w:r w:rsidR="000434B0">
        <w:rPr>
          <w:sz w:val="18"/>
          <w:szCs w:val="18"/>
        </w:rPr>
        <w:t>7</w:t>
      </w:r>
      <w:r w:rsidRPr="006D15B7">
        <w:rPr>
          <w:sz w:val="18"/>
          <w:szCs w:val="18"/>
        </w:rPr>
        <w:t>.202</w:t>
      </w:r>
      <w:r w:rsidR="00FE73C8" w:rsidRPr="006D15B7">
        <w:rPr>
          <w:sz w:val="18"/>
          <w:szCs w:val="18"/>
        </w:rPr>
        <w:t>4</w:t>
      </w:r>
    </w:p>
    <w:p w14:paraId="30D4674D" w14:textId="77777777" w:rsidR="009F37EC" w:rsidRPr="006D15B7" w:rsidRDefault="009F37EC">
      <w:pPr>
        <w:rPr>
          <w:sz w:val="20"/>
          <w:szCs w:val="22"/>
        </w:rPr>
      </w:pPr>
    </w:p>
    <w:p w14:paraId="5F8BCDB0" w14:textId="77777777" w:rsidR="009F37EC" w:rsidRPr="006D15B7" w:rsidRDefault="009F37EC"/>
    <w:p w14:paraId="115EB52D" w14:textId="77777777" w:rsidR="009F37EC" w:rsidRPr="006D15B7" w:rsidRDefault="009F37EC"/>
    <w:p w14:paraId="795949D3" w14:textId="77777777" w:rsidR="009F37EC" w:rsidRPr="006D15B7" w:rsidRDefault="009F37EC"/>
    <w:p w14:paraId="7172129E" w14:textId="77777777" w:rsidR="009F37EC" w:rsidRPr="006D15B7" w:rsidRDefault="009F37EC"/>
    <w:p w14:paraId="4041380D" w14:textId="77777777" w:rsidR="009F37EC" w:rsidRPr="006D15B7" w:rsidRDefault="009F37EC"/>
    <w:p w14:paraId="366C0F42" w14:textId="77777777" w:rsidR="006F1000" w:rsidRPr="006D15B7" w:rsidRDefault="006F1000">
      <w:pPr>
        <w:sectPr w:rsidR="006F1000" w:rsidRPr="006D15B7" w:rsidSect="003A7081">
          <w:headerReference w:type="default" r:id="rId9"/>
          <w:headerReference w:type="first" r:id="rId10"/>
          <w:footerReference w:type="first" r:id="rId11"/>
          <w:pgSz w:w="11907" w:h="16840" w:code="9"/>
          <w:pgMar w:top="6265" w:right="720" w:bottom="1440" w:left="720" w:header="720" w:footer="567" w:gutter="0"/>
          <w:pgNumType w:start="0"/>
          <w:cols w:space="720"/>
          <w:docGrid w:linePitch="326"/>
        </w:sectPr>
      </w:pPr>
    </w:p>
    <w:sdt>
      <w:sdtPr>
        <w:rPr>
          <w:rFonts w:ascii="Roboto" w:eastAsia="Roboto" w:hAnsi="Roboto" w:cs="Roboto"/>
          <w:color w:val="auto"/>
          <w:sz w:val="24"/>
          <w:szCs w:val="26"/>
        </w:rPr>
        <w:id w:val="-2138945759"/>
        <w:docPartObj>
          <w:docPartGallery w:val="Table of Contents"/>
          <w:docPartUnique/>
        </w:docPartObj>
      </w:sdtPr>
      <w:sdtEndPr>
        <w:rPr>
          <w:rFonts w:eastAsiaTheme="minorHAnsi"/>
          <w:b/>
          <w:bCs/>
        </w:rPr>
      </w:sdtEndPr>
      <w:sdtContent>
        <w:p w14:paraId="6F71DB8F" w14:textId="396A5B67" w:rsidR="00444E14" w:rsidRPr="00CD5ADF" w:rsidRDefault="00444E14">
          <w:pPr>
            <w:pStyle w:val="Inhaltsverzeichnisberschrift"/>
            <w:rPr>
              <w:rFonts w:ascii="Roboto Medium" w:hAnsi="Roboto Medium"/>
              <w:color w:val="auto"/>
              <w:sz w:val="30"/>
              <w:szCs w:val="30"/>
            </w:rPr>
          </w:pPr>
          <w:r w:rsidRPr="00CD5ADF">
            <w:rPr>
              <w:rFonts w:ascii="Roboto Medium" w:hAnsi="Roboto Medium"/>
              <w:color w:val="auto"/>
              <w:sz w:val="30"/>
              <w:szCs w:val="30"/>
            </w:rPr>
            <w:t>Inhalt</w:t>
          </w:r>
        </w:p>
        <w:p w14:paraId="1B513F1B" w14:textId="10F61D10" w:rsidR="00CA0FC7" w:rsidRDefault="00444E14">
          <w:pPr>
            <w:pStyle w:val="Verzeichnis2"/>
            <w:rPr>
              <w:rFonts w:asciiTheme="minorHAnsi" w:eastAsiaTheme="minorEastAsia" w:hAnsiTheme="minorHAnsi" w:cstheme="minorBidi"/>
              <w:noProof/>
              <w:kern w:val="2"/>
              <w:szCs w:val="24"/>
              <w14:ligatures w14:val="standardContextual"/>
            </w:rPr>
          </w:pPr>
          <w:r w:rsidRPr="00CD5ADF">
            <w:rPr>
              <w:sz w:val="18"/>
              <w:szCs w:val="18"/>
            </w:rPr>
            <w:fldChar w:fldCharType="begin"/>
          </w:r>
          <w:r w:rsidRPr="00CD5ADF">
            <w:rPr>
              <w:sz w:val="18"/>
              <w:szCs w:val="18"/>
            </w:rPr>
            <w:instrText xml:space="preserve"> TOC \o "1-3" \h \z \u </w:instrText>
          </w:r>
          <w:r w:rsidRPr="00CD5ADF">
            <w:rPr>
              <w:sz w:val="18"/>
              <w:szCs w:val="18"/>
            </w:rPr>
            <w:fldChar w:fldCharType="separate"/>
          </w:r>
          <w:hyperlink w:anchor="_Toc172292831" w:history="1">
            <w:r w:rsidR="00CA0FC7" w:rsidRPr="00842C7F">
              <w:rPr>
                <w:rStyle w:val="Hyperlink"/>
                <w:noProof/>
              </w:rPr>
              <w:t>1.</w:t>
            </w:r>
            <w:r w:rsidR="00CA0FC7">
              <w:rPr>
                <w:rFonts w:asciiTheme="minorHAnsi" w:eastAsiaTheme="minorEastAsia" w:hAnsiTheme="minorHAnsi" w:cstheme="minorBidi"/>
                <w:noProof/>
                <w:kern w:val="2"/>
                <w:szCs w:val="24"/>
                <w14:ligatures w14:val="standardContextual"/>
              </w:rPr>
              <w:tab/>
            </w:r>
            <w:r w:rsidR="00CA0FC7" w:rsidRPr="00842C7F">
              <w:rPr>
                <w:rStyle w:val="Hyperlink"/>
                <w:noProof/>
              </w:rPr>
              <w:t>Einleitung</w:t>
            </w:r>
            <w:r w:rsidR="00CA0FC7">
              <w:rPr>
                <w:noProof/>
                <w:webHidden/>
              </w:rPr>
              <w:tab/>
            </w:r>
            <w:r w:rsidR="00CA0FC7">
              <w:rPr>
                <w:noProof/>
                <w:webHidden/>
              </w:rPr>
              <w:fldChar w:fldCharType="begin"/>
            </w:r>
            <w:r w:rsidR="00CA0FC7">
              <w:rPr>
                <w:noProof/>
                <w:webHidden/>
              </w:rPr>
              <w:instrText xml:space="preserve"> PAGEREF _Toc172292831 \h </w:instrText>
            </w:r>
            <w:r w:rsidR="00CA0FC7">
              <w:rPr>
                <w:noProof/>
                <w:webHidden/>
              </w:rPr>
            </w:r>
            <w:r w:rsidR="00CA0FC7">
              <w:rPr>
                <w:noProof/>
                <w:webHidden/>
              </w:rPr>
              <w:fldChar w:fldCharType="separate"/>
            </w:r>
            <w:r w:rsidR="00396133">
              <w:rPr>
                <w:noProof/>
                <w:webHidden/>
              </w:rPr>
              <w:t>3</w:t>
            </w:r>
            <w:r w:rsidR="00CA0FC7">
              <w:rPr>
                <w:noProof/>
                <w:webHidden/>
              </w:rPr>
              <w:fldChar w:fldCharType="end"/>
            </w:r>
          </w:hyperlink>
        </w:p>
        <w:p w14:paraId="16EEA6DC" w14:textId="08987BEC" w:rsidR="00CA0FC7" w:rsidRPr="00CA0FC7" w:rsidRDefault="00BE72B9">
          <w:pPr>
            <w:pStyle w:val="Verzeichnis2"/>
            <w:rPr>
              <w:rFonts w:asciiTheme="minorHAnsi" w:eastAsiaTheme="minorEastAsia" w:hAnsiTheme="minorHAnsi" w:cstheme="minorBidi"/>
              <w:noProof/>
              <w:kern w:val="2"/>
              <w:sz w:val="18"/>
              <w:szCs w:val="18"/>
              <w14:ligatures w14:val="standardContextual"/>
            </w:rPr>
          </w:pPr>
          <w:hyperlink w:anchor="_Toc172292832" w:history="1">
            <w:r w:rsidR="00CA0FC7" w:rsidRPr="00CA0FC7">
              <w:rPr>
                <w:rStyle w:val="Hyperlink"/>
                <w:noProof/>
                <w:sz w:val="18"/>
                <w:szCs w:val="18"/>
              </w:rPr>
              <w:t>2.</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KRM</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_Toc172292832 \h </w:instrText>
            </w:r>
            <w:r w:rsidR="00CA0FC7" w:rsidRPr="00CA0FC7">
              <w:rPr>
                <w:noProof/>
                <w:webHidden/>
                <w:sz w:val="18"/>
                <w:szCs w:val="18"/>
              </w:rPr>
            </w:r>
            <w:r w:rsidR="00CA0FC7" w:rsidRPr="00CA0FC7">
              <w:rPr>
                <w:noProof/>
                <w:webHidden/>
                <w:sz w:val="18"/>
                <w:szCs w:val="18"/>
              </w:rPr>
              <w:fldChar w:fldCharType="separate"/>
            </w:r>
            <w:r w:rsidR="00396133">
              <w:rPr>
                <w:noProof/>
                <w:webHidden/>
                <w:sz w:val="18"/>
                <w:szCs w:val="18"/>
              </w:rPr>
              <w:t>4</w:t>
            </w:r>
            <w:r w:rsidR="00CA0FC7" w:rsidRPr="00CA0FC7">
              <w:rPr>
                <w:noProof/>
                <w:webHidden/>
                <w:sz w:val="18"/>
                <w:szCs w:val="18"/>
              </w:rPr>
              <w:fldChar w:fldCharType="end"/>
            </w:r>
          </w:hyperlink>
        </w:p>
        <w:p w14:paraId="5C83F44D" w14:textId="34FD7046" w:rsidR="00CA0FC7" w:rsidRPr="00CA0FC7" w:rsidRDefault="00BE72B9">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2292833" w:history="1">
            <w:r w:rsidR="00CA0FC7" w:rsidRPr="00CA0FC7">
              <w:rPr>
                <w:rStyle w:val="Hyperlink"/>
                <w:noProof/>
                <w:sz w:val="18"/>
                <w:szCs w:val="18"/>
              </w:rPr>
              <w:t>1.</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Erstellung CSV/TXT-Datei des Gesamtbestands aus VR-Control KRM</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_Toc172292833 \h </w:instrText>
            </w:r>
            <w:r w:rsidR="00CA0FC7" w:rsidRPr="00CA0FC7">
              <w:rPr>
                <w:noProof/>
                <w:webHidden/>
                <w:sz w:val="18"/>
                <w:szCs w:val="18"/>
              </w:rPr>
            </w:r>
            <w:r w:rsidR="00CA0FC7" w:rsidRPr="00CA0FC7">
              <w:rPr>
                <w:noProof/>
                <w:webHidden/>
                <w:sz w:val="18"/>
                <w:szCs w:val="18"/>
              </w:rPr>
              <w:fldChar w:fldCharType="separate"/>
            </w:r>
            <w:r w:rsidR="00396133">
              <w:rPr>
                <w:noProof/>
                <w:webHidden/>
                <w:sz w:val="18"/>
                <w:szCs w:val="18"/>
              </w:rPr>
              <w:t>4</w:t>
            </w:r>
            <w:r w:rsidR="00CA0FC7" w:rsidRPr="00CA0FC7">
              <w:rPr>
                <w:noProof/>
                <w:webHidden/>
                <w:sz w:val="18"/>
                <w:szCs w:val="18"/>
              </w:rPr>
              <w:fldChar w:fldCharType="end"/>
            </w:r>
          </w:hyperlink>
        </w:p>
        <w:p w14:paraId="4D401885" w14:textId="2EF241B5" w:rsidR="00CA0FC7" w:rsidRPr="00CA0FC7" w:rsidRDefault="00BE72B9">
          <w:pPr>
            <w:pStyle w:val="Verzeichnis2"/>
            <w:rPr>
              <w:rFonts w:asciiTheme="minorHAnsi" w:eastAsiaTheme="minorEastAsia" w:hAnsiTheme="minorHAnsi" w:cstheme="minorBidi"/>
              <w:noProof/>
              <w:kern w:val="2"/>
              <w:sz w:val="18"/>
              <w:szCs w:val="18"/>
              <w14:ligatures w14:val="standardContextual"/>
            </w:rPr>
          </w:pPr>
          <w:hyperlink w:anchor="_Toc172292834" w:history="1">
            <w:r w:rsidR="00CA0FC7" w:rsidRPr="00CA0FC7">
              <w:rPr>
                <w:rStyle w:val="Hyperlink"/>
                <w:noProof/>
                <w:sz w:val="18"/>
                <w:szCs w:val="18"/>
              </w:rPr>
              <w:t>3.</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KGW (Kreditgewährung)</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_Toc172292834 \h </w:instrText>
            </w:r>
            <w:r w:rsidR="00CA0FC7" w:rsidRPr="00CA0FC7">
              <w:rPr>
                <w:noProof/>
                <w:webHidden/>
                <w:sz w:val="18"/>
                <w:szCs w:val="18"/>
              </w:rPr>
            </w:r>
            <w:r w:rsidR="00CA0FC7" w:rsidRPr="00CA0FC7">
              <w:rPr>
                <w:noProof/>
                <w:webHidden/>
                <w:sz w:val="18"/>
                <w:szCs w:val="18"/>
              </w:rPr>
              <w:fldChar w:fldCharType="separate"/>
            </w:r>
            <w:r w:rsidR="00396133">
              <w:rPr>
                <w:noProof/>
                <w:webHidden/>
                <w:sz w:val="18"/>
                <w:szCs w:val="18"/>
              </w:rPr>
              <w:t>11</w:t>
            </w:r>
            <w:r w:rsidR="00CA0FC7" w:rsidRPr="00CA0FC7">
              <w:rPr>
                <w:noProof/>
                <w:webHidden/>
                <w:sz w:val="18"/>
                <w:szCs w:val="18"/>
              </w:rPr>
              <w:fldChar w:fldCharType="end"/>
            </w:r>
          </w:hyperlink>
        </w:p>
        <w:p w14:paraId="2EF98B65" w14:textId="1A7B31CB" w:rsidR="00CA0FC7" w:rsidRPr="00CA0FC7" w:rsidRDefault="00BE72B9">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2292835" w:history="1">
            <w:r w:rsidR="00CA0FC7" w:rsidRPr="00CA0FC7">
              <w:rPr>
                <w:rStyle w:val="Hyperlink"/>
                <w:noProof/>
                <w:sz w:val="18"/>
                <w:szCs w:val="18"/>
              </w:rPr>
              <w:t>1.</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Kreditbeschlussbuch</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_Toc172292835 \h </w:instrText>
            </w:r>
            <w:r w:rsidR="00CA0FC7" w:rsidRPr="00CA0FC7">
              <w:rPr>
                <w:noProof/>
                <w:webHidden/>
                <w:sz w:val="18"/>
                <w:szCs w:val="18"/>
              </w:rPr>
            </w:r>
            <w:r w:rsidR="00CA0FC7" w:rsidRPr="00CA0FC7">
              <w:rPr>
                <w:noProof/>
                <w:webHidden/>
                <w:sz w:val="18"/>
                <w:szCs w:val="18"/>
              </w:rPr>
              <w:fldChar w:fldCharType="separate"/>
            </w:r>
            <w:r w:rsidR="00396133">
              <w:rPr>
                <w:noProof/>
                <w:webHidden/>
                <w:sz w:val="18"/>
                <w:szCs w:val="18"/>
              </w:rPr>
              <w:t>11</w:t>
            </w:r>
            <w:r w:rsidR="00CA0FC7" w:rsidRPr="00CA0FC7">
              <w:rPr>
                <w:noProof/>
                <w:webHidden/>
                <w:sz w:val="18"/>
                <w:szCs w:val="18"/>
              </w:rPr>
              <w:fldChar w:fldCharType="end"/>
            </w:r>
          </w:hyperlink>
        </w:p>
        <w:p w14:paraId="36657CCE" w14:textId="2F28C265" w:rsidR="00CA0FC7" w:rsidRPr="00CA0FC7" w:rsidRDefault="00BE72B9">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2292836" w:history="1">
            <w:r w:rsidR="00CA0FC7" w:rsidRPr="00CA0FC7">
              <w:rPr>
                <w:rStyle w:val="Hyperlink"/>
                <w:noProof/>
                <w:sz w:val="18"/>
                <w:szCs w:val="18"/>
              </w:rPr>
              <w:t>2.</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Schufa alle Negativmerkmale</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_Toc172292836 \h </w:instrText>
            </w:r>
            <w:r w:rsidR="00CA0FC7" w:rsidRPr="00CA0FC7">
              <w:rPr>
                <w:noProof/>
                <w:webHidden/>
                <w:sz w:val="18"/>
                <w:szCs w:val="18"/>
              </w:rPr>
            </w:r>
            <w:r w:rsidR="00CA0FC7" w:rsidRPr="00CA0FC7">
              <w:rPr>
                <w:noProof/>
                <w:webHidden/>
                <w:sz w:val="18"/>
                <w:szCs w:val="18"/>
              </w:rPr>
              <w:fldChar w:fldCharType="separate"/>
            </w:r>
            <w:r w:rsidR="00396133">
              <w:rPr>
                <w:noProof/>
                <w:webHidden/>
                <w:sz w:val="18"/>
                <w:szCs w:val="18"/>
              </w:rPr>
              <w:t>14</w:t>
            </w:r>
            <w:r w:rsidR="00CA0FC7" w:rsidRPr="00CA0FC7">
              <w:rPr>
                <w:noProof/>
                <w:webHidden/>
                <w:sz w:val="18"/>
                <w:szCs w:val="18"/>
              </w:rPr>
              <w:fldChar w:fldCharType="end"/>
            </w:r>
          </w:hyperlink>
        </w:p>
        <w:p w14:paraId="6E71BFE1" w14:textId="765BBA2F" w:rsidR="00CA0FC7" w:rsidRPr="00CA0FC7" w:rsidRDefault="00BE72B9">
          <w:pPr>
            <w:pStyle w:val="Verzeichnis2"/>
            <w:rPr>
              <w:rFonts w:asciiTheme="minorHAnsi" w:eastAsiaTheme="minorEastAsia" w:hAnsiTheme="minorHAnsi" w:cstheme="minorBidi"/>
              <w:noProof/>
              <w:kern w:val="2"/>
              <w:sz w:val="18"/>
              <w:szCs w:val="18"/>
              <w14:ligatures w14:val="standardContextual"/>
            </w:rPr>
          </w:pPr>
          <w:hyperlink w:anchor="_Toc172292837" w:history="1">
            <w:r w:rsidR="00CA0FC7" w:rsidRPr="00CA0FC7">
              <w:rPr>
                <w:rStyle w:val="Hyperlink"/>
                <w:noProof/>
                <w:sz w:val="18"/>
                <w:szCs w:val="18"/>
              </w:rPr>
              <w:t>4.</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Sicherheiten</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_Toc172292837 \h </w:instrText>
            </w:r>
            <w:r w:rsidR="00CA0FC7" w:rsidRPr="00CA0FC7">
              <w:rPr>
                <w:noProof/>
                <w:webHidden/>
                <w:sz w:val="18"/>
                <w:szCs w:val="18"/>
              </w:rPr>
            </w:r>
            <w:r w:rsidR="00CA0FC7" w:rsidRPr="00CA0FC7">
              <w:rPr>
                <w:noProof/>
                <w:webHidden/>
                <w:sz w:val="18"/>
                <w:szCs w:val="18"/>
              </w:rPr>
              <w:fldChar w:fldCharType="separate"/>
            </w:r>
            <w:r w:rsidR="00396133">
              <w:rPr>
                <w:noProof/>
                <w:webHidden/>
                <w:sz w:val="18"/>
                <w:szCs w:val="18"/>
              </w:rPr>
              <w:t>17</w:t>
            </w:r>
            <w:r w:rsidR="00CA0FC7" w:rsidRPr="00CA0FC7">
              <w:rPr>
                <w:noProof/>
                <w:webHidden/>
                <w:sz w:val="18"/>
                <w:szCs w:val="18"/>
              </w:rPr>
              <w:fldChar w:fldCharType="end"/>
            </w:r>
          </w:hyperlink>
        </w:p>
        <w:p w14:paraId="1CDAFACD" w14:textId="5624EC4D" w:rsidR="00CA0FC7" w:rsidRPr="00CA0FC7" w:rsidRDefault="00BE72B9">
          <w:pPr>
            <w:pStyle w:val="Verzeichnis2"/>
            <w:rPr>
              <w:rFonts w:asciiTheme="minorHAnsi" w:eastAsiaTheme="minorEastAsia" w:hAnsiTheme="minorHAnsi" w:cstheme="minorBidi"/>
              <w:noProof/>
              <w:kern w:val="2"/>
              <w:sz w:val="18"/>
              <w:szCs w:val="18"/>
              <w14:ligatures w14:val="standardContextual"/>
            </w:rPr>
          </w:pPr>
          <w:hyperlink w:anchor="_Toc172292838" w:history="1">
            <w:r w:rsidR="00CA0FC7" w:rsidRPr="00CA0FC7">
              <w:rPr>
                <w:rStyle w:val="Hyperlink"/>
                <w:noProof/>
                <w:sz w:val="18"/>
                <w:szCs w:val="18"/>
              </w:rPr>
              <w:t>5.</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Erkennen des richtigen Spaltentrennzeichens</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_Toc172292838 \h </w:instrText>
            </w:r>
            <w:r w:rsidR="00CA0FC7" w:rsidRPr="00CA0FC7">
              <w:rPr>
                <w:noProof/>
                <w:webHidden/>
                <w:sz w:val="18"/>
                <w:szCs w:val="18"/>
              </w:rPr>
            </w:r>
            <w:r w:rsidR="00CA0FC7" w:rsidRPr="00CA0FC7">
              <w:rPr>
                <w:noProof/>
                <w:webHidden/>
                <w:sz w:val="18"/>
                <w:szCs w:val="18"/>
              </w:rPr>
              <w:fldChar w:fldCharType="separate"/>
            </w:r>
            <w:r w:rsidR="00396133">
              <w:rPr>
                <w:noProof/>
                <w:webHidden/>
                <w:sz w:val="18"/>
                <w:szCs w:val="18"/>
              </w:rPr>
              <w:t>18</w:t>
            </w:r>
            <w:r w:rsidR="00CA0FC7" w:rsidRPr="00CA0FC7">
              <w:rPr>
                <w:noProof/>
                <w:webHidden/>
                <w:sz w:val="18"/>
                <w:szCs w:val="18"/>
              </w:rPr>
              <w:fldChar w:fldCharType="end"/>
            </w:r>
          </w:hyperlink>
        </w:p>
        <w:p w14:paraId="17D438DB" w14:textId="0DB9404B" w:rsidR="00CA0FC7" w:rsidRPr="00CA0FC7" w:rsidRDefault="00BE72B9">
          <w:pPr>
            <w:pStyle w:val="Verzeichnis2"/>
            <w:rPr>
              <w:rFonts w:asciiTheme="minorHAnsi" w:eastAsiaTheme="minorEastAsia" w:hAnsiTheme="minorHAnsi" w:cstheme="minorBidi"/>
              <w:noProof/>
              <w:kern w:val="2"/>
              <w:sz w:val="18"/>
              <w:szCs w:val="18"/>
              <w14:ligatures w14:val="standardContextual"/>
            </w:rPr>
          </w:pPr>
          <w:hyperlink w:anchor="_Toc172292839" w:history="1">
            <w:r w:rsidR="00CA0FC7" w:rsidRPr="00CA0FC7">
              <w:rPr>
                <w:rStyle w:val="Hyperlink"/>
                <w:noProof/>
                <w:sz w:val="18"/>
                <w:szCs w:val="18"/>
              </w:rPr>
              <w:t>6.</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Workaround zum Speichern von Textdateien aus IDA für den Import nach IDEA</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_Toc172292839 \h </w:instrText>
            </w:r>
            <w:r w:rsidR="00CA0FC7" w:rsidRPr="00CA0FC7">
              <w:rPr>
                <w:noProof/>
                <w:webHidden/>
                <w:sz w:val="18"/>
                <w:szCs w:val="18"/>
              </w:rPr>
            </w:r>
            <w:r w:rsidR="00CA0FC7" w:rsidRPr="00CA0FC7">
              <w:rPr>
                <w:noProof/>
                <w:webHidden/>
                <w:sz w:val="18"/>
                <w:szCs w:val="18"/>
              </w:rPr>
              <w:fldChar w:fldCharType="separate"/>
            </w:r>
            <w:r w:rsidR="00396133">
              <w:rPr>
                <w:noProof/>
                <w:webHidden/>
                <w:sz w:val="18"/>
                <w:szCs w:val="18"/>
              </w:rPr>
              <w:t>21</w:t>
            </w:r>
            <w:r w:rsidR="00CA0FC7" w:rsidRPr="00CA0FC7">
              <w:rPr>
                <w:noProof/>
                <w:webHidden/>
                <w:sz w:val="18"/>
                <w:szCs w:val="18"/>
              </w:rPr>
              <w:fldChar w:fldCharType="end"/>
            </w:r>
          </w:hyperlink>
        </w:p>
        <w:p w14:paraId="4395EDBE" w14:textId="4DCBBCBF" w:rsidR="00CA0FC7" w:rsidRPr="00CA0FC7" w:rsidRDefault="00BE72B9">
          <w:pPr>
            <w:pStyle w:val="Verzeichnis2"/>
            <w:rPr>
              <w:rFonts w:asciiTheme="minorHAnsi" w:eastAsiaTheme="minorEastAsia" w:hAnsiTheme="minorHAnsi" w:cstheme="minorBidi"/>
              <w:noProof/>
              <w:kern w:val="2"/>
              <w:sz w:val="18"/>
              <w:szCs w:val="18"/>
              <w14:ligatures w14:val="standardContextual"/>
            </w:rPr>
          </w:pPr>
          <w:hyperlink w:anchor="_Toc172292840" w:history="1">
            <w:r w:rsidR="00CA0FC7" w:rsidRPr="00CA0FC7">
              <w:rPr>
                <w:rStyle w:val="Hyperlink"/>
                <w:noProof/>
                <w:sz w:val="18"/>
                <w:szCs w:val="18"/>
              </w:rPr>
              <w:t>7.</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Ablage der Daten zur Übergabe an IDEA</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_Toc172292840 \h </w:instrText>
            </w:r>
            <w:r w:rsidR="00CA0FC7" w:rsidRPr="00CA0FC7">
              <w:rPr>
                <w:noProof/>
                <w:webHidden/>
                <w:sz w:val="18"/>
                <w:szCs w:val="18"/>
              </w:rPr>
            </w:r>
            <w:r w:rsidR="00CA0FC7" w:rsidRPr="00CA0FC7">
              <w:rPr>
                <w:noProof/>
                <w:webHidden/>
                <w:sz w:val="18"/>
                <w:szCs w:val="18"/>
              </w:rPr>
              <w:fldChar w:fldCharType="separate"/>
            </w:r>
            <w:r w:rsidR="00396133">
              <w:rPr>
                <w:noProof/>
                <w:webHidden/>
                <w:sz w:val="18"/>
                <w:szCs w:val="18"/>
              </w:rPr>
              <w:t>23</w:t>
            </w:r>
            <w:r w:rsidR="00CA0FC7" w:rsidRPr="00CA0FC7">
              <w:rPr>
                <w:noProof/>
                <w:webHidden/>
                <w:sz w:val="18"/>
                <w:szCs w:val="18"/>
              </w:rPr>
              <w:fldChar w:fldCharType="end"/>
            </w:r>
          </w:hyperlink>
        </w:p>
        <w:p w14:paraId="69CE7719" w14:textId="63A2B675" w:rsidR="00CA0FC7" w:rsidRPr="00CA0FC7" w:rsidRDefault="00BE72B9">
          <w:pPr>
            <w:pStyle w:val="Verzeichnis2"/>
            <w:rPr>
              <w:rFonts w:asciiTheme="minorHAnsi" w:eastAsiaTheme="minorEastAsia" w:hAnsiTheme="minorHAnsi" w:cstheme="minorBidi"/>
              <w:noProof/>
              <w:kern w:val="2"/>
              <w:sz w:val="18"/>
              <w:szCs w:val="18"/>
              <w14:ligatures w14:val="standardContextual"/>
            </w:rPr>
          </w:pPr>
          <w:hyperlink w:anchor="_Toc172292841" w:history="1">
            <w:r w:rsidR="00CA0FC7" w:rsidRPr="00CA0FC7">
              <w:rPr>
                <w:rStyle w:val="Hyperlink"/>
                <w:noProof/>
                <w:sz w:val="18"/>
                <w:szCs w:val="18"/>
              </w:rPr>
              <w:t>8.</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zusätzliche Dateien</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_Toc172292841 \h </w:instrText>
            </w:r>
            <w:r w:rsidR="00CA0FC7" w:rsidRPr="00CA0FC7">
              <w:rPr>
                <w:noProof/>
                <w:webHidden/>
                <w:sz w:val="18"/>
                <w:szCs w:val="18"/>
              </w:rPr>
            </w:r>
            <w:r w:rsidR="00CA0FC7" w:rsidRPr="00CA0FC7">
              <w:rPr>
                <w:noProof/>
                <w:webHidden/>
                <w:sz w:val="18"/>
                <w:szCs w:val="18"/>
              </w:rPr>
              <w:fldChar w:fldCharType="separate"/>
            </w:r>
            <w:r w:rsidR="00396133">
              <w:rPr>
                <w:noProof/>
                <w:webHidden/>
                <w:sz w:val="18"/>
                <w:szCs w:val="18"/>
              </w:rPr>
              <w:t>23</w:t>
            </w:r>
            <w:r w:rsidR="00CA0FC7" w:rsidRPr="00CA0FC7">
              <w:rPr>
                <w:noProof/>
                <w:webHidden/>
                <w:sz w:val="18"/>
                <w:szCs w:val="18"/>
              </w:rPr>
              <w:fldChar w:fldCharType="end"/>
            </w:r>
          </w:hyperlink>
        </w:p>
        <w:p w14:paraId="30BBFB8F" w14:textId="1E35D17A" w:rsidR="00CA0FC7" w:rsidRPr="00CA0FC7" w:rsidRDefault="00BE72B9">
          <w:pPr>
            <w:pStyle w:val="Verzeichnis2"/>
            <w:rPr>
              <w:rFonts w:asciiTheme="minorHAnsi" w:eastAsiaTheme="minorEastAsia" w:hAnsiTheme="minorHAnsi" w:cstheme="minorBidi"/>
              <w:noProof/>
              <w:kern w:val="2"/>
              <w:sz w:val="18"/>
              <w:szCs w:val="18"/>
              <w14:ligatures w14:val="standardContextual"/>
            </w:rPr>
          </w:pPr>
          <w:hyperlink w:anchor="_Toc172292842" w:history="1">
            <w:r w:rsidR="00CA0FC7" w:rsidRPr="00CA0FC7">
              <w:rPr>
                <w:rStyle w:val="Hyperlink"/>
                <w:noProof/>
                <w:sz w:val="18"/>
                <w:szCs w:val="18"/>
              </w:rPr>
              <w:t>9.</w:t>
            </w:r>
            <w:r w:rsidR="00CA0FC7" w:rsidRPr="00CA0FC7">
              <w:rPr>
                <w:rFonts w:asciiTheme="minorHAnsi" w:eastAsiaTheme="minorEastAsia" w:hAnsiTheme="minorHAnsi" w:cstheme="minorBidi"/>
                <w:noProof/>
                <w:kern w:val="2"/>
                <w:sz w:val="18"/>
                <w:szCs w:val="18"/>
                <w14:ligatures w14:val="standardContextual"/>
              </w:rPr>
              <w:tab/>
            </w:r>
            <w:r w:rsidR="00CA0FC7" w:rsidRPr="00CA0FC7">
              <w:rPr>
                <w:rStyle w:val="Hyperlink"/>
                <w:noProof/>
                <w:sz w:val="18"/>
                <w:szCs w:val="18"/>
              </w:rPr>
              <w:t>Änderungshistorie</w:t>
            </w:r>
            <w:r w:rsidR="00CA0FC7" w:rsidRPr="00CA0FC7">
              <w:rPr>
                <w:noProof/>
                <w:webHidden/>
                <w:sz w:val="18"/>
                <w:szCs w:val="18"/>
              </w:rPr>
              <w:tab/>
            </w:r>
            <w:r w:rsidR="00CA0FC7" w:rsidRPr="00CA0FC7">
              <w:rPr>
                <w:noProof/>
                <w:webHidden/>
                <w:sz w:val="18"/>
                <w:szCs w:val="18"/>
              </w:rPr>
              <w:fldChar w:fldCharType="begin"/>
            </w:r>
            <w:r w:rsidR="00CA0FC7" w:rsidRPr="00CA0FC7">
              <w:rPr>
                <w:noProof/>
                <w:webHidden/>
                <w:sz w:val="18"/>
                <w:szCs w:val="18"/>
              </w:rPr>
              <w:instrText xml:space="preserve"> PAGEREF _Toc172292842 \h </w:instrText>
            </w:r>
            <w:r w:rsidR="00CA0FC7" w:rsidRPr="00CA0FC7">
              <w:rPr>
                <w:noProof/>
                <w:webHidden/>
                <w:sz w:val="18"/>
                <w:szCs w:val="18"/>
              </w:rPr>
            </w:r>
            <w:r w:rsidR="00CA0FC7" w:rsidRPr="00CA0FC7">
              <w:rPr>
                <w:noProof/>
                <w:webHidden/>
                <w:sz w:val="18"/>
                <w:szCs w:val="18"/>
              </w:rPr>
              <w:fldChar w:fldCharType="separate"/>
            </w:r>
            <w:r w:rsidR="00396133">
              <w:rPr>
                <w:noProof/>
                <w:webHidden/>
                <w:sz w:val="18"/>
                <w:szCs w:val="18"/>
              </w:rPr>
              <w:t>24</w:t>
            </w:r>
            <w:r w:rsidR="00CA0FC7" w:rsidRPr="00CA0FC7">
              <w:rPr>
                <w:noProof/>
                <w:webHidden/>
                <w:sz w:val="18"/>
                <w:szCs w:val="18"/>
              </w:rPr>
              <w:fldChar w:fldCharType="end"/>
            </w:r>
          </w:hyperlink>
        </w:p>
        <w:p w14:paraId="7E00F462" w14:textId="36AE71FE" w:rsidR="00444E14" w:rsidRDefault="00444E14">
          <w:r w:rsidRPr="00CD5ADF">
            <w:rPr>
              <w:b/>
              <w:bCs/>
              <w:sz w:val="18"/>
              <w:szCs w:val="18"/>
            </w:rPr>
            <w:fldChar w:fldCharType="end"/>
          </w:r>
        </w:p>
      </w:sdtContent>
    </w:sdt>
    <w:p w14:paraId="23098195" w14:textId="45562874" w:rsidR="009F37EC" w:rsidRPr="006D15B7" w:rsidRDefault="00BE72B9">
      <w:pPr>
        <w:rPr>
          <w:rFonts w:cstheme="minorHAnsi"/>
        </w:rPr>
      </w:pPr>
      <w:r w:rsidRPr="006D15B7">
        <w:rPr>
          <w:rFonts w:cstheme="minorHAnsi"/>
        </w:rPr>
        <w:br w:type="page"/>
      </w:r>
    </w:p>
    <w:p w14:paraId="3EBCF3E4" w14:textId="77777777" w:rsidR="009F37EC" w:rsidRPr="006D15B7" w:rsidRDefault="00BE72B9" w:rsidP="006D15B7">
      <w:pPr>
        <w:pStyle w:val="berschrift2"/>
        <w:spacing w:after="240"/>
      </w:pPr>
      <w:bookmarkStart w:id="0" w:name="_Toc532483150"/>
      <w:bookmarkStart w:id="1" w:name="_Toc147318285"/>
      <w:bookmarkStart w:id="2" w:name="_Toc172292831"/>
      <w:r w:rsidRPr="006D15B7">
        <w:lastRenderedPageBreak/>
        <w:t>Einleitung</w:t>
      </w:r>
      <w:bookmarkEnd w:id="0"/>
      <w:bookmarkEnd w:id="1"/>
      <w:bookmarkEnd w:id="2"/>
    </w:p>
    <w:p w14:paraId="71E54598" w14:textId="0D6BF2E4" w:rsidR="009F37EC" w:rsidRPr="006D15B7" w:rsidRDefault="00BE72B9" w:rsidP="007A1A56">
      <w:pPr>
        <w:spacing w:after="240"/>
      </w:pPr>
      <w:r w:rsidRPr="006D15B7">
        <w:t>Das vorliegende Dokument beschreibt, wie die Daten, die für die Anwendung der IDEA App „Geno - Aktivgeschäft“ unter Verwendung der Importroutin</w:t>
      </w:r>
      <w:r w:rsidR="0004313F" w:rsidRPr="0004313F">
        <w:t>en</w:t>
      </w:r>
      <w:r w:rsidRPr="006D15B7">
        <w:t xml:space="preserve"> „Aktivgeschäft“ </w:t>
      </w:r>
      <w:r w:rsidR="0004313F">
        <w:t>und „</w:t>
      </w:r>
      <w:r w:rsidR="0004313F" w:rsidRPr="0004313F">
        <w:t>Sicherheitenüberprüfung</w:t>
      </w:r>
      <w:r w:rsidR="0004313F">
        <w:t xml:space="preserve">“ </w:t>
      </w:r>
      <w:r w:rsidRPr="006D15B7">
        <w:t>benötigt werden, beschafft werden können.</w:t>
      </w:r>
    </w:p>
    <w:p w14:paraId="03ABDB46" w14:textId="3E959D9E" w:rsidR="009F37EC" w:rsidRPr="006D15B7" w:rsidRDefault="00BE72B9" w:rsidP="007A1A56">
      <w:pPr>
        <w:spacing w:after="240"/>
      </w:pPr>
      <w:r w:rsidRPr="006D15B7">
        <w:t>Die Importroutine „Aktivgeschäft“ ermöglicht Prüfungen der Datenqualität, Risikoklassifizierung</w:t>
      </w:r>
      <w:r w:rsidR="00616881">
        <w:t xml:space="preserve">, </w:t>
      </w:r>
      <w:r w:rsidRPr="006D15B7">
        <w:t>Kreditgewährung</w:t>
      </w:r>
      <w:r w:rsidR="00616881">
        <w:t xml:space="preserve"> und </w:t>
      </w:r>
      <w:r w:rsidR="00616881" w:rsidRPr="00616881">
        <w:t>Sicherheitenüberprüfungen</w:t>
      </w:r>
      <w:r w:rsidRPr="006D15B7">
        <w:t>. Die benötigten Daten we</w:t>
      </w:r>
      <w:r w:rsidRPr="006D15B7">
        <w:t>rden von den Importbereichen KRM</w:t>
      </w:r>
      <w:r w:rsidR="007021A2">
        <w:t xml:space="preserve">, </w:t>
      </w:r>
      <w:r w:rsidRPr="006D15B7">
        <w:t xml:space="preserve">KGW </w:t>
      </w:r>
      <w:r w:rsidR="007021A2">
        <w:t xml:space="preserve">und </w:t>
      </w:r>
      <w:r w:rsidR="007021A2" w:rsidRPr="007021A2">
        <w:t>Sicherheiten</w:t>
      </w:r>
      <w:r w:rsidR="007021A2">
        <w:t xml:space="preserve"> </w:t>
      </w:r>
      <w:r w:rsidRPr="006D15B7">
        <w:t>verwendet.</w:t>
      </w:r>
    </w:p>
    <w:p w14:paraId="7307B410" w14:textId="77777777" w:rsidR="009F37EC" w:rsidRPr="006D15B7" w:rsidRDefault="00BE72B9">
      <w:pPr>
        <w:pStyle w:val="Listenabsatz"/>
        <w:numPr>
          <w:ilvl w:val="0"/>
          <w:numId w:val="13"/>
        </w:numPr>
      </w:pPr>
      <w:r w:rsidRPr="006D15B7">
        <w:t>KRM</w:t>
      </w:r>
    </w:p>
    <w:p w14:paraId="0993CD64" w14:textId="77777777" w:rsidR="009F37EC" w:rsidRPr="006D15B7" w:rsidRDefault="00BE72B9">
      <w:pPr>
        <w:pStyle w:val="Listenabsatz"/>
        <w:numPr>
          <w:ilvl w:val="1"/>
          <w:numId w:val="13"/>
        </w:numPr>
      </w:pPr>
      <w:r w:rsidRPr="006D15B7">
        <w:t>Benötigte Dateien:</w:t>
      </w:r>
    </w:p>
    <w:p w14:paraId="063B274F" w14:textId="77777777" w:rsidR="009F37EC" w:rsidRPr="006D15B7" w:rsidRDefault="00BE72B9">
      <w:pPr>
        <w:pStyle w:val="Listenabsatz"/>
        <w:numPr>
          <w:ilvl w:val="2"/>
          <w:numId w:val="13"/>
        </w:numPr>
      </w:pPr>
      <w:r w:rsidRPr="006D15B7">
        <w:t>Gesamtbestand aus VR-Control KRM</w:t>
      </w:r>
    </w:p>
    <w:p w14:paraId="265FBB19" w14:textId="77777777" w:rsidR="009F37EC" w:rsidRPr="006D15B7" w:rsidRDefault="00BE72B9">
      <w:pPr>
        <w:pStyle w:val="Listenabsatz"/>
        <w:numPr>
          <w:ilvl w:val="1"/>
          <w:numId w:val="13"/>
        </w:numPr>
      </w:pPr>
      <w:r w:rsidRPr="006D15B7">
        <w:t>Basis für verschiedene Prüfungen:</w:t>
      </w:r>
    </w:p>
    <w:p w14:paraId="419966CE" w14:textId="77777777" w:rsidR="009F37EC" w:rsidRPr="006D15B7" w:rsidRDefault="00BE72B9">
      <w:pPr>
        <w:pStyle w:val="Listenabsatz"/>
        <w:numPr>
          <w:ilvl w:val="2"/>
          <w:numId w:val="13"/>
        </w:numPr>
      </w:pPr>
      <w:r w:rsidRPr="006D15B7">
        <w:t>Datenqualität</w:t>
      </w:r>
    </w:p>
    <w:p w14:paraId="3509B392" w14:textId="77777777" w:rsidR="009F37EC" w:rsidRPr="006D15B7" w:rsidRDefault="00BE72B9">
      <w:pPr>
        <w:pStyle w:val="Listenabsatz"/>
        <w:numPr>
          <w:ilvl w:val="2"/>
          <w:numId w:val="13"/>
        </w:numPr>
      </w:pPr>
      <w:r w:rsidRPr="006D15B7">
        <w:t>Risikoklassifizierung</w:t>
      </w:r>
    </w:p>
    <w:p w14:paraId="503AAD7F" w14:textId="77777777" w:rsidR="009F37EC" w:rsidRPr="006D15B7" w:rsidRDefault="00BE72B9">
      <w:pPr>
        <w:pStyle w:val="Listenabsatz"/>
        <w:numPr>
          <w:ilvl w:val="2"/>
          <w:numId w:val="13"/>
        </w:numPr>
      </w:pPr>
      <w:r w:rsidRPr="006D15B7">
        <w:t>Kreditgewährung</w:t>
      </w:r>
    </w:p>
    <w:p w14:paraId="761EC995" w14:textId="77777777" w:rsidR="009F37EC" w:rsidRPr="006D15B7" w:rsidRDefault="00BE72B9">
      <w:pPr>
        <w:pStyle w:val="Listenabsatz"/>
        <w:numPr>
          <w:ilvl w:val="0"/>
          <w:numId w:val="13"/>
        </w:numPr>
      </w:pPr>
      <w:r w:rsidRPr="006D15B7">
        <w:t>KGW</w:t>
      </w:r>
    </w:p>
    <w:p w14:paraId="16286147" w14:textId="77777777" w:rsidR="009F37EC" w:rsidRPr="006D15B7" w:rsidRDefault="00BE72B9">
      <w:pPr>
        <w:pStyle w:val="Listenabsatz"/>
        <w:numPr>
          <w:ilvl w:val="1"/>
          <w:numId w:val="13"/>
        </w:numPr>
      </w:pPr>
      <w:r w:rsidRPr="006D15B7">
        <w:t>Benötigte Dateien:</w:t>
      </w:r>
    </w:p>
    <w:p w14:paraId="262895EB" w14:textId="77777777" w:rsidR="009F37EC" w:rsidRPr="006D15B7" w:rsidRDefault="00BE72B9">
      <w:pPr>
        <w:pStyle w:val="Listenabsatz"/>
        <w:numPr>
          <w:ilvl w:val="2"/>
          <w:numId w:val="13"/>
        </w:numPr>
      </w:pPr>
      <w:r w:rsidRPr="006D15B7">
        <w:t xml:space="preserve">Dateien aus dem </w:t>
      </w:r>
      <w:r w:rsidRPr="006D15B7">
        <w:t>Importbereich KRM</w:t>
      </w:r>
    </w:p>
    <w:p w14:paraId="7E0C29E4" w14:textId="77777777" w:rsidR="009F37EC" w:rsidRPr="006D15B7" w:rsidRDefault="00BE72B9">
      <w:pPr>
        <w:pStyle w:val="Listenabsatz"/>
        <w:numPr>
          <w:ilvl w:val="2"/>
          <w:numId w:val="13"/>
        </w:numPr>
      </w:pPr>
      <w:r w:rsidRPr="006D15B7">
        <w:t>Kreditbeschlussbuch</w:t>
      </w:r>
    </w:p>
    <w:p w14:paraId="33B001A5" w14:textId="77777777" w:rsidR="009F37EC" w:rsidRDefault="00BE72B9" w:rsidP="007A1A56">
      <w:pPr>
        <w:pStyle w:val="Listenabsatz"/>
        <w:numPr>
          <w:ilvl w:val="2"/>
          <w:numId w:val="13"/>
        </w:numPr>
        <w:spacing w:after="240"/>
      </w:pPr>
      <w:r w:rsidRPr="006D15B7">
        <w:t>Schufa alle Negativmerkmale</w:t>
      </w:r>
    </w:p>
    <w:p w14:paraId="09DCEA9A" w14:textId="48EE9CB5" w:rsidR="00922382" w:rsidRPr="006D15B7" w:rsidRDefault="00922382" w:rsidP="00922382">
      <w:pPr>
        <w:pStyle w:val="Listenabsatz"/>
        <w:numPr>
          <w:ilvl w:val="0"/>
          <w:numId w:val="13"/>
        </w:numPr>
      </w:pPr>
      <w:r>
        <w:t>Sicherheiten</w:t>
      </w:r>
    </w:p>
    <w:p w14:paraId="7B20C479" w14:textId="77777777" w:rsidR="00922382" w:rsidRPr="006D15B7" w:rsidRDefault="00922382" w:rsidP="00922382">
      <w:pPr>
        <w:pStyle w:val="Listenabsatz"/>
        <w:numPr>
          <w:ilvl w:val="1"/>
          <w:numId w:val="13"/>
        </w:numPr>
      </w:pPr>
      <w:r w:rsidRPr="006D15B7">
        <w:t>Benötigte Dateien:</w:t>
      </w:r>
    </w:p>
    <w:p w14:paraId="331E4E71" w14:textId="1FBFC129" w:rsidR="00922382" w:rsidRDefault="005C405E" w:rsidP="00922382">
      <w:pPr>
        <w:pStyle w:val="Listenabsatz"/>
        <w:numPr>
          <w:ilvl w:val="2"/>
          <w:numId w:val="13"/>
        </w:numPr>
      </w:pPr>
      <w:r w:rsidRPr="005C405E">
        <w:t>Sicherheiten-Basisdaten</w:t>
      </w:r>
    </w:p>
    <w:p w14:paraId="3EFD21EB" w14:textId="674D4D67" w:rsidR="005C405E" w:rsidRDefault="005C405E" w:rsidP="00922382">
      <w:pPr>
        <w:pStyle w:val="Listenabsatz"/>
        <w:numPr>
          <w:ilvl w:val="2"/>
          <w:numId w:val="13"/>
        </w:numPr>
      </w:pPr>
      <w:r w:rsidRPr="005C405E">
        <w:t>Sicherheiten-Basisdaten-Immo</w:t>
      </w:r>
    </w:p>
    <w:p w14:paraId="4B7AE495" w14:textId="797A1A74" w:rsidR="005C405E" w:rsidRDefault="005C405E" w:rsidP="00922382">
      <w:pPr>
        <w:pStyle w:val="Listenabsatz"/>
        <w:numPr>
          <w:ilvl w:val="2"/>
          <w:numId w:val="13"/>
        </w:numPr>
      </w:pPr>
      <w:r w:rsidRPr="005C405E">
        <w:t>Sicherheiten-Bürgschaften-Haftungsfreistellungen</w:t>
      </w:r>
    </w:p>
    <w:p w14:paraId="627E1433" w14:textId="1EC4296B" w:rsidR="005C405E" w:rsidRDefault="005C405E" w:rsidP="00922382">
      <w:pPr>
        <w:pStyle w:val="Listenabsatz"/>
        <w:numPr>
          <w:ilvl w:val="2"/>
          <w:numId w:val="13"/>
        </w:numPr>
      </w:pPr>
      <w:r w:rsidRPr="005C405E">
        <w:t>Sicherheiten-Zweckerklärungen-Realkredit</w:t>
      </w:r>
    </w:p>
    <w:p w14:paraId="4DC67672" w14:textId="1C16B433" w:rsidR="005C405E" w:rsidRPr="006D15B7" w:rsidRDefault="005C405E" w:rsidP="00922382">
      <w:pPr>
        <w:pStyle w:val="Listenabsatz"/>
        <w:numPr>
          <w:ilvl w:val="2"/>
          <w:numId w:val="13"/>
        </w:numPr>
      </w:pPr>
      <w:r w:rsidRPr="005C405E">
        <w:t>Sicherheiten-Zweckerklärungen-Si-Wert</w:t>
      </w:r>
    </w:p>
    <w:p w14:paraId="3424FBCE" w14:textId="79F747EE" w:rsidR="00922382" w:rsidRPr="006D15B7" w:rsidRDefault="00922382" w:rsidP="00922382">
      <w:pPr>
        <w:pStyle w:val="Listenabsatz"/>
        <w:numPr>
          <w:ilvl w:val="1"/>
          <w:numId w:val="13"/>
        </w:numPr>
        <w:spacing w:after="240"/>
      </w:pPr>
      <w:r w:rsidRPr="006D15B7">
        <w:t xml:space="preserve">Basis für </w:t>
      </w:r>
      <w:r w:rsidR="0073375B" w:rsidRPr="0073375B">
        <w:t>Sicherheitenüberprüfung</w:t>
      </w:r>
      <w:r w:rsidR="0073375B">
        <w:t>en</w:t>
      </w:r>
    </w:p>
    <w:p w14:paraId="023BED7D" w14:textId="77777777" w:rsidR="009F37EC" w:rsidRPr="006D15B7" w:rsidRDefault="00BE72B9" w:rsidP="007A1A56">
      <w:pPr>
        <w:spacing w:after="240"/>
      </w:pPr>
      <w:r w:rsidRPr="006D15B7">
        <w:t>In den folgenden Kapiteln finden Sie die Beschreibungen zur Datenbeschaffung der einzelnen Importbereiche. Sie erhalten zudem Hinweise zu den</w:t>
      </w:r>
      <w:r w:rsidRPr="006D15B7">
        <w:t xml:space="preserve"> strukturellen Anforderungen und benötigten Formaten.</w:t>
      </w:r>
    </w:p>
    <w:p w14:paraId="18C5FC91" w14:textId="3AE26C09" w:rsidR="001F252A" w:rsidRPr="006D15B7" w:rsidRDefault="001F252A">
      <w:r w:rsidRPr="006D15B7">
        <w:t xml:space="preserve">Beachten Sie auch die Hinweise zum richtigen Zeitpunkt der Datenbeschaffung in </w:t>
      </w:r>
      <w:hyperlink w:anchor="_Ablage_der_Daten" w:history="1">
        <w:r w:rsidRPr="006D15B7">
          <w:rPr>
            <w:rStyle w:val="Hyperlink"/>
          </w:rPr>
          <w:t>Kapitel 6</w:t>
        </w:r>
      </w:hyperlink>
      <w:r w:rsidRPr="006D15B7">
        <w:t>, um konsistente Daten zu erhalten.</w:t>
      </w:r>
    </w:p>
    <w:p w14:paraId="50128005" w14:textId="77777777" w:rsidR="009F37EC" w:rsidRPr="006D15B7" w:rsidRDefault="00BE72B9">
      <w:pPr>
        <w:rPr>
          <w:rFonts w:cstheme="minorHAnsi"/>
        </w:rPr>
      </w:pPr>
      <w:r w:rsidRPr="006D15B7">
        <w:rPr>
          <w:rFonts w:cstheme="minorHAnsi"/>
        </w:rPr>
        <w:br w:type="page"/>
      </w:r>
    </w:p>
    <w:p w14:paraId="70C60EB7" w14:textId="77777777" w:rsidR="009F37EC" w:rsidRPr="006D15B7" w:rsidRDefault="00BE72B9" w:rsidP="006D15B7">
      <w:pPr>
        <w:pStyle w:val="berschrift2"/>
        <w:spacing w:after="240"/>
      </w:pPr>
      <w:bookmarkStart w:id="3" w:name="_KRM"/>
      <w:bookmarkStart w:id="4" w:name="_Toc147318286"/>
      <w:bookmarkStart w:id="5" w:name="_Toc172292832"/>
      <w:bookmarkEnd w:id="3"/>
      <w:r w:rsidRPr="006D15B7">
        <w:lastRenderedPageBreak/>
        <w:t>KRM</w:t>
      </w:r>
      <w:bookmarkEnd w:id="4"/>
      <w:bookmarkEnd w:id="5"/>
    </w:p>
    <w:p w14:paraId="792F7D96" w14:textId="77777777" w:rsidR="009F37EC" w:rsidRPr="00BE660E" w:rsidRDefault="00BE72B9" w:rsidP="006D15B7">
      <w:pPr>
        <w:spacing w:after="240"/>
      </w:pPr>
      <w:r w:rsidRPr="00BE660E">
        <w:t>F</w:t>
      </w:r>
      <w:r w:rsidRPr="00BE660E">
        <w:t>ür die Beschaffung des Gesamtbestandes aus VR-Control KRM orientieren Sie sich bitte an der Beschreibung des Genossenschaftsverbandes zum Stand 17.05.2022.</w:t>
      </w:r>
    </w:p>
    <w:p w14:paraId="2DF1CE1E" w14:textId="77777777" w:rsidR="009F37EC" w:rsidRPr="00BE660E" w:rsidRDefault="00BE72B9" w:rsidP="006D15B7">
      <w:pPr>
        <w:pStyle w:val="berschrift3"/>
        <w:spacing w:after="240"/>
        <w:rPr>
          <w:rFonts w:ascii="Roboto" w:hAnsi="Roboto"/>
        </w:rPr>
      </w:pPr>
      <w:bookmarkStart w:id="6" w:name="_Toc147318287"/>
      <w:bookmarkStart w:id="7" w:name="_Toc172292833"/>
      <w:r w:rsidRPr="00BE660E">
        <w:rPr>
          <w:rFonts w:ascii="Roboto" w:hAnsi="Roboto"/>
        </w:rPr>
        <w:t>Erstellung CSV/TXT-Datei des Gesamtbestands aus VR-Control KRM</w:t>
      </w:r>
      <w:bookmarkEnd w:id="6"/>
      <w:bookmarkEnd w:id="7"/>
    </w:p>
    <w:p w14:paraId="307D1AA8" w14:textId="77777777" w:rsidR="009F37EC" w:rsidRPr="00BE660E" w:rsidRDefault="00BE72B9" w:rsidP="006D15B7">
      <w:pPr>
        <w:spacing w:after="240"/>
      </w:pPr>
      <w:r w:rsidRPr="00BE660E">
        <w:t>Für den Export der Kunden-/Kontendate</w:t>
      </w:r>
      <w:r w:rsidRPr="00BE660E">
        <w:t>n aus KRM ist eine Standardabfrage zu erstellen. Der Export dieser Kunden-/Kontendaten ist auf verschiedene Weise möglich. Die Auswahl der Vorgehensweise hängt u. a. von der Größe der Bank ab. Dies ist darin begründet, dass aus KRM nur eine begrenzte Anzah</w:t>
      </w:r>
      <w:r w:rsidRPr="00BE660E">
        <w:t>l von Konten auf einmal exportiert werden kann (max. 32.000 Datensätze). Diese Grenze kann über die Funktion „Exportieren ohne Anzeige“ umgangen werden (</w:t>
      </w:r>
      <w:hyperlink w:anchor="_Kundendaten_in_KRM" w:history="1">
        <w:r w:rsidRPr="00BE660E">
          <w:rPr>
            <w:rStyle w:val="Hyperlink"/>
          </w:rPr>
          <w:t>siehe Beschreibung 2.1.3</w:t>
        </w:r>
      </w:hyperlink>
      <w:r w:rsidRPr="00BE660E">
        <w:t>). Alternativ können Sie den Export in mehrere Teildatenbestände aufteilen (und hinterher wieder zusammenfügen). Da dieses Vorgehen fehleranfällig ist, wird die erste Methode empfohlen.</w:t>
      </w:r>
    </w:p>
    <w:p w14:paraId="4A747CFE" w14:textId="77777777" w:rsidR="009F37EC" w:rsidRPr="00BE660E" w:rsidRDefault="00BE72B9" w:rsidP="006D15B7">
      <w:pPr>
        <w:pStyle w:val="berschrift4"/>
        <w:rPr>
          <w:rFonts w:ascii="Roboto" w:hAnsi="Roboto"/>
        </w:rPr>
      </w:pPr>
      <w:r w:rsidRPr="00BE660E">
        <w:rPr>
          <w:rFonts w:ascii="Roboto" w:hAnsi="Roboto"/>
        </w:rPr>
        <w:t>SQL-Filter mit folgender Bezeichnun</w:t>
      </w:r>
      <w:r w:rsidRPr="00BE660E">
        <w:rPr>
          <w:rFonts w:ascii="Roboto" w:hAnsi="Roboto"/>
        </w:rPr>
        <w:t>g in KRM definieren</w:t>
      </w:r>
    </w:p>
    <w:p w14:paraId="71EBED91" w14:textId="77777777" w:rsidR="009F37EC" w:rsidRPr="00BE660E" w:rsidRDefault="00BE72B9" w:rsidP="007A1A56">
      <w:pPr>
        <w:spacing w:after="240"/>
      </w:pPr>
      <w:r w:rsidRPr="00BE660E">
        <w:t xml:space="preserve">KRM: Auswertungen </w:t>
      </w:r>
      <w:r w:rsidRPr="00BE660E">
        <w:sym w:font="Wingdings" w:char="F0E0"/>
      </w:r>
      <w:r w:rsidRPr="00BE660E">
        <w:t xml:space="preserve"> Kreditstrukturanalyse </w:t>
      </w:r>
      <w:r w:rsidRPr="00BE660E">
        <w:sym w:font="Wingdings" w:char="F0E0"/>
      </w:r>
      <w:r w:rsidRPr="00BE660E">
        <w:t xml:space="preserve"> Parameter </w:t>
      </w:r>
      <w:r w:rsidRPr="00BE660E">
        <w:sym w:font="Wingdings" w:char="F0E0"/>
      </w:r>
      <w:r w:rsidRPr="00BE660E">
        <w:t xml:space="preserve"> Datenfilter</w:t>
      </w:r>
    </w:p>
    <w:p w14:paraId="0305D6F4" w14:textId="77777777" w:rsidR="009F37EC" w:rsidRPr="00BE660E" w:rsidRDefault="00BE72B9" w:rsidP="00BE660E">
      <w:pPr>
        <w:spacing w:after="240"/>
      </w:pPr>
      <w:r w:rsidRPr="00BE660E">
        <w:t xml:space="preserve">Es ist zunächst ein Datenfilter zu erstellen. Dieser Filter ist notwendig, um kundenbezogene Informationen nach dem Risikovolumen (ohne Verwaltungskredite) größer 0,00 </w:t>
      </w:r>
      <w:r w:rsidRPr="00BE660E">
        <w:t>EUR bzw. EWB &gt; 0,00 EUR auswerten zu können. Der Datenfilter muss folgende Bedingungen enthalten:</w:t>
      </w:r>
    </w:p>
    <w:p w14:paraId="12140B1C" w14:textId="77777777" w:rsidR="009F37EC" w:rsidRPr="00BE660E" w:rsidRDefault="00BE72B9">
      <w:pPr>
        <w:pStyle w:val="Listenabsatz"/>
        <w:numPr>
          <w:ilvl w:val="0"/>
          <w:numId w:val="13"/>
        </w:numPr>
      </w:pPr>
      <w:r w:rsidRPr="00BE660E">
        <w:t>Kunden-/Eigengeschäft = 0 (Kundengeschäft) UND</w:t>
      </w:r>
    </w:p>
    <w:p w14:paraId="25FAFB0E" w14:textId="77777777" w:rsidR="009F37EC" w:rsidRPr="00BE660E" w:rsidRDefault="00BE72B9">
      <w:pPr>
        <w:pStyle w:val="Listenabsatz"/>
        <w:numPr>
          <w:ilvl w:val="0"/>
          <w:numId w:val="13"/>
        </w:numPr>
      </w:pPr>
      <w:r w:rsidRPr="00BE660E">
        <w:t>Risikovolumen &gt; 0,0 ODER</w:t>
      </w:r>
    </w:p>
    <w:p w14:paraId="287E1650" w14:textId="77777777" w:rsidR="009F37EC" w:rsidRPr="00BE660E" w:rsidRDefault="00BE72B9" w:rsidP="007A1A56">
      <w:pPr>
        <w:pStyle w:val="Listenabsatz"/>
        <w:numPr>
          <w:ilvl w:val="0"/>
          <w:numId w:val="13"/>
        </w:numPr>
        <w:spacing w:after="240"/>
        <w:rPr>
          <w:rFonts w:cstheme="minorHAnsi"/>
        </w:rPr>
      </w:pPr>
      <w:r w:rsidRPr="00BE660E">
        <w:t>EWB/</w:t>
      </w:r>
      <w:proofErr w:type="spellStart"/>
      <w:r w:rsidRPr="00BE660E">
        <w:t>Rst</w:t>
      </w:r>
      <w:proofErr w:type="spellEnd"/>
      <w:r w:rsidRPr="00BE660E">
        <w:t>. (gebucht) &gt; 0,0</w:t>
      </w:r>
    </w:p>
    <w:p w14:paraId="082AC6D2" w14:textId="77777777" w:rsidR="009F37EC" w:rsidRPr="006D15B7" w:rsidRDefault="00BE72B9" w:rsidP="007A1A56">
      <w:pPr>
        <w:spacing w:after="240"/>
        <w:jc w:val="center"/>
        <w:rPr>
          <w:rFonts w:cstheme="minorHAnsi"/>
        </w:rPr>
      </w:pPr>
      <w:r w:rsidRPr="006D15B7">
        <w:rPr>
          <w:rFonts w:cstheme="minorHAnsi"/>
          <w:noProof/>
        </w:rPr>
        <w:drawing>
          <wp:inline distT="0" distB="0" distL="0" distR="0" wp14:anchorId="39A8DEA6" wp14:editId="1E72689D">
            <wp:extent cx="5897880" cy="1621790"/>
            <wp:effectExtent l="0" t="0" r="7620" b="0"/>
            <wp:docPr id="1909530579"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30579" name="Grafik 1" descr="Ein Bild, das Text, Screenshot, Zahl enthält.&#10;&#10;Automatisch generierte Beschreibung"/>
                    <pic:cNvPicPr/>
                  </pic:nvPicPr>
                  <pic:blipFill>
                    <a:blip r:embed="rId12"/>
                    <a:stretch>
                      <a:fillRect/>
                    </a:stretch>
                  </pic:blipFill>
                  <pic:spPr>
                    <a:xfrm>
                      <a:off x="0" y="0"/>
                      <a:ext cx="5897880" cy="1621790"/>
                    </a:xfrm>
                    <a:prstGeom prst="rect">
                      <a:avLst/>
                    </a:prstGeom>
                  </pic:spPr>
                </pic:pic>
              </a:graphicData>
            </a:graphic>
          </wp:inline>
        </w:drawing>
      </w:r>
    </w:p>
    <w:p w14:paraId="6C1A0BE7" w14:textId="77777777" w:rsidR="009F37EC" w:rsidRPr="006D15B7" w:rsidRDefault="00BE72B9" w:rsidP="007A1A56">
      <w:pPr>
        <w:spacing w:after="240"/>
        <w:rPr>
          <w:rFonts w:cstheme="minorHAnsi"/>
          <w:i/>
          <w:iCs/>
        </w:rPr>
      </w:pPr>
      <w:r w:rsidRPr="006D15B7">
        <w:rPr>
          <w:rFonts w:cstheme="minorHAnsi"/>
          <w:i/>
          <w:iCs/>
        </w:rPr>
        <w:t xml:space="preserve">Hinweis: Bitte beachten Sie, dass weitere Filter den </w:t>
      </w:r>
      <w:r w:rsidRPr="006D15B7">
        <w:rPr>
          <w:rFonts w:cstheme="minorHAnsi"/>
          <w:i/>
          <w:iCs/>
        </w:rPr>
        <w:t>Import und die Auswertung der Daten negativ beeinflussen können.</w:t>
      </w:r>
    </w:p>
    <w:p w14:paraId="3E477DCD" w14:textId="77777777" w:rsidR="009F37EC" w:rsidRPr="006D15B7" w:rsidRDefault="00BE72B9" w:rsidP="00BE660E">
      <w:pPr>
        <w:spacing w:after="240"/>
        <w:rPr>
          <w:rFonts w:cstheme="minorHAnsi"/>
        </w:rPr>
      </w:pPr>
      <w:r w:rsidRPr="006D15B7">
        <w:rPr>
          <w:rFonts w:cstheme="minorHAnsi"/>
        </w:rPr>
        <w:lastRenderedPageBreak/>
        <w:t xml:space="preserve">Der Datenfilter kann auch in der Maske Kreditstrukturanalyse über die Funktion Daten </w:t>
      </w:r>
      <w:r w:rsidRPr="006D15B7">
        <w:rPr>
          <w:rFonts w:cstheme="minorHAnsi"/>
        </w:rPr>
        <w:sym w:font="Wingdings" w:char="F0E0"/>
      </w:r>
      <w:r w:rsidRPr="006D15B7">
        <w:rPr>
          <w:rFonts w:cstheme="minorHAnsi"/>
        </w:rPr>
        <w:t xml:space="preserve"> Importieren angelegt werden. Die </w:t>
      </w:r>
      <w:proofErr w:type="spellStart"/>
      <w:r w:rsidRPr="006D15B7">
        <w:rPr>
          <w:rFonts w:cstheme="minorHAnsi"/>
        </w:rPr>
        <w:t>importierbare</w:t>
      </w:r>
      <w:proofErr w:type="spellEnd"/>
      <w:r w:rsidRPr="006D15B7">
        <w:rPr>
          <w:rFonts w:cstheme="minorHAnsi"/>
        </w:rPr>
        <w:t xml:space="preserve"> Datei „KRM_DQ_Export_Datenfilter.xml“ finden Sie unter „</w:t>
      </w:r>
      <w:hyperlink w:anchor="_Zusätzliche_Dateien" w:history="1">
        <w:r w:rsidRPr="006D15B7">
          <w:rPr>
            <w:rStyle w:val="Hyperlink"/>
            <w:rFonts w:cstheme="minorHAnsi"/>
          </w:rPr>
          <w:t>zusätzliche Dateien</w:t>
        </w:r>
      </w:hyperlink>
      <w:r w:rsidRPr="006D15B7">
        <w:rPr>
          <w:rFonts w:cstheme="minorHAnsi"/>
        </w:rPr>
        <w:t>“ Im App-Workflow.</w:t>
      </w:r>
    </w:p>
    <w:p w14:paraId="57B1F611" w14:textId="77777777" w:rsidR="009F37EC" w:rsidRPr="006D15B7" w:rsidRDefault="00BE72B9" w:rsidP="00BE660E">
      <w:pPr>
        <w:spacing w:after="240"/>
        <w:rPr>
          <w:rFonts w:cstheme="minorHAnsi"/>
        </w:rPr>
      </w:pPr>
      <w:r w:rsidRPr="006D15B7">
        <w:rPr>
          <w:rFonts w:cstheme="minorHAnsi"/>
        </w:rPr>
        <w:t>So wird der Datenfilter importiert:</w:t>
      </w:r>
    </w:p>
    <w:p w14:paraId="6139C6C9" w14:textId="77777777" w:rsidR="009F37EC" w:rsidRPr="006D15B7" w:rsidRDefault="00BE72B9" w:rsidP="00BE660E">
      <w:pPr>
        <w:spacing w:after="240"/>
        <w:jc w:val="center"/>
        <w:rPr>
          <w:rFonts w:cstheme="minorHAnsi"/>
        </w:rPr>
      </w:pPr>
      <w:r w:rsidRPr="006D15B7">
        <w:rPr>
          <w:rFonts w:cstheme="minorHAnsi"/>
          <w:noProof/>
        </w:rPr>
        <w:drawing>
          <wp:inline distT="0" distB="0" distL="0" distR="0" wp14:anchorId="26240E80" wp14:editId="504D1892">
            <wp:extent cx="2695575" cy="2847975"/>
            <wp:effectExtent l="0" t="0" r="9525" b="9525"/>
            <wp:docPr id="105472983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847975"/>
                    </a:xfrm>
                    <a:prstGeom prst="rect">
                      <a:avLst/>
                    </a:prstGeom>
                    <a:noFill/>
                    <a:ln>
                      <a:noFill/>
                    </a:ln>
                  </pic:spPr>
                </pic:pic>
              </a:graphicData>
            </a:graphic>
          </wp:inline>
        </w:drawing>
      </w:r>
    </w:p>
    <w:p w14:paraId="008BFA58" w14:textId="77777777" w:rsidR="009F37EC" w:rsidRPr="006D15B7" w:rsidRDefault="00BE72B9" w:rsidP="00BE660E">
      <w:pPr>
        <w:spacing w:after="240"/>
        <w:jc w:val="center"/>
        <w:rPr>
          <w:rFonts w:cstheme="minorHAnsi"/>
        </w:rPr>
      </w:pPr>
      <w:r w:rsidRPr="006D15B7">
        <w:rPr>
          <w:rFonts w:cstheme="minorHAnsi"/>
          <w:noProof/>
        </w:rPr>
        <w:drawing>
          <wp:inline distT="0" distB="0" distL="0" distR="0" wp14:anchorId="38B46B3C" wp14:editId="7C82C099">
            <wp:extent cx="5143500" cy="1042212"/>
            <wp:effectExtent l="0" t="0" r="0" b="5715"/>
            <wp:docPr id="150715077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1828" cy="1047952"/>
                    </a:xfrm>
                    <a:prstGeom prst="rect">
                      <a:avLst/>
                    </a:prstGeom>
                    <a:noFill/>
                    <a:ln>
                      <a:noFill/>
                    </a:ln>
                  </pic:spPr>
                </pic:pic>
              </a:graphicData>
            </a:graphic>
          </wp:inline>
        </w:drawing>
      </w:r>
    </w:p>
    <w:p w14:paraId="150FB5F9" w14:textId="77777777" w:rsidR="009F37EC" w:rsidRPr="006D15B7" w:rsidRDefault="00BE72B9">
      <w:pPr>
        <w:jc w:val="center"/>
        <w:rPr>
          <w:rFonts w:cstheme="minorHAnsi"/>
        </w:rPr>
      </w:pPr>
      <w:r w:rsidRPr="006D15B7">
        <w:rPr>
          <w:rFonts w:cstheme="minorHAnsi"/>
          <w:noProof/>
        </w:rPr>
        <w:drawing>
          <wp:inline distT="0" distB="0" distL="0" distR="0" wp14:anchorId="3F23ABB0" wp14:editId="567E4D63">
            <wp:extent cx="4562475" cy="1475861"/>
            <wp:effectExtent l="0" t="0" r="0" b="0"/>
            <wp:docPr id="20895130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7333" cy="1480667"/>
                    </a:xfrm>
                    <a:prstGeom prst="rect">
                      <a:avLst/>
                    </a:prstGeom>
                    <a:noFill/>
                    <a:ln>
                      <a:noFill/>
                    </a:ln>
                  </pic:spPr>
                </pic:pic>
              </a:graphicData>
            </a:graphic>
          </wp:inline>
        </w:drawing>
      </w:r>
    </w:p>
    <w:p w14:paraId="16C4C72F" w14:textId="77777777" w:rsidR="009F37EC" w:rsidRPr="006D15B7" w:rsidRDefault="00BE72B9" w:rsidP="00BE660E">
      <w:pPr>
        <w:spacing w:after="240"/>
        <w:jc w:val="center"/>
        <w:rPr>
          <w:rFonts w:cstheme="minorHAnsi"/>
        </w:rPr>
      </w:pPr>
      <w:r w:rsidRPr="006D15B7">
        <w:rPr>
          <w:rFonts w:cstheme="minorHAnsi"/>
          <w:noProof/>
        </w:rPr>
        <w:lastRenderedPageBreak/>
        <w:drawing>
          <wp:inline distT="0" distB="0" distL="0" distR="0" wp14:anchorId="466BAF9F" wp14:editId="2C3D4CBE">
            <wp:extent cx="3286125" cy="2690112"/>
            <wp:effectExtent l="0" t="0" r="0" b="0"/>
            <wp:docPr id="142785536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55362" name="Grafik 1" descr="Ein Bild, das Text, Screenshot, Software, Computersymbol enthält.&#10;&#10;Automatisch generierte Beschreibung"/>
                    <pic:cNvPicPr/>
                  </pic:nvPicPr>
                  <pic:blipFill>
                    <a:blip r:embed="rId16"/>
                    <a:stretch>
                      <a:fillRect/>
                    </a:stretch>
                  </pic:blipFill>
                  <pic:spPr>
                    <a:xfrm>
                      <a:off x="0" y="0"/>
                      <a:ext cx="3289667" cy="2693011"/>
                    </a:xfrm>
                    <a:prstGeom prst="rect">
                      <a:avLst/>
                    </a:prstGeom>
                  </pic:spPr>
                </pic:pic>
              </a:graphicData>
            </a:graphic>
          </wp:inline>
        </w:drawing>
      </w:r>
    </w:p>
    <w:p w14:paraId="161A1E1F" w14:textId="77777777" w:rsidR="009F37EC" w:rsidRPr="006D15B7" w:rsidRDefault="00BE72B9" w:rsidP="002B36CE">
      <w:pPr>
        <w:pStyle w:val="berschrift4"/>
      </w:pPr>
      <w:r w:rsidRPr="006D15B7">
        <w:t>Berichtgrößenprofil definieren</w:t>
      </w:r>
    </w:p>
    <w:p w14:paraId="03024466" w14:textId="77777777" w:rsidR="009F37EC" w:rsidRPr="006D15B7" w:rsidRDefault="00BE72B9" w:rsidP="007A1A56">
      <w:pPr>
        <w:spacing w:after="240"/>
        <w:rPr>
          <w:rFonts w:cstheme="minorHAnsi"/>
        </w:rPr>
      </w:pPr>
      <w:r w:rsidRPr="006D15B7">
        <w:rPr>
          <w:rFonts w:cstheme="minorHAnsi"/>
        </w:rPr>
        <w:t xml:space="preserve">KRM: Auswertungen </w:t>
      </w:r>
      <w:r w:rsidRPr="006D15B7">
        <w:rPr>
          <w:rFonts w:cstheme="minorHAnsi"/>
        </w:rPr>
        <w:sym w:font="Wingdings" w:char="F0E0"/>
      </w:r>
      <w:r w:rsidRPr="006D15B7">
        <w:rPr>
          <w:rFonts w:cstheme="minorHAnsi"/>
        </w:rPr>
        <w:t xml:space="preserve"> Kunden/Konten Listenansicht </w:t>
      </w:r>
      <w:r w:rsidRPr="006D15B7">
        <w:rPr>
          <w:rFonts w:cstheme="minorHAnsi"/>
        </w:rPr>
        <w:sym w:font="Wingdings" w:char="F0E0"/>
      </w:r>
      <w:r w:rsidRPr="006D15B7">
        <w:rPr>
          <w:rFonts w:cstheme="minorHAnsi"/>
        </w:rPr>
        <w:t xml:space="preserve"> Parameter </w:t>
      </w:r>
      <w:r w:rsidRPr="006D15B7">
        <w:rPr>
          <w:rFonts w:cstheme="minorHAnsi"/>
        </w:rPr>
        <w:sym w:font="Wingdings" w:char="F0E0"/>
      </w:r>
      <w:r w:rsidRPr="006D15B7">
        <w:rPr>
          <w:rFonts w:cstheme="minorHAnsi"/>
        </w:rPr>
        <w:t xml:space="preserve"> Berichtsgrößenprofil</w:t>
      </w:r>
    </w:p>
    <w:p w14:paraId="0906B092" w14:textId="77777777" w:rsidR="009F37EC" w:rsidRPr="006D15B7" w:rsidRDefault="00BE72B9" w:rsidP="00BE660E">
      <w:pPr>
        <w:spacing w:after="240"/>
        <w:rPr>
          <w:rFonts w:cstheme="minorHAnsi"/>
        </w:rPr>
      </w:pPr>
      <w:r w:rsidRPr="006D15B7">
        <w:rPr>
          <w:rFonts w:cstheme="minorHAnsi"/>
        </w:rPr>
        <w:t>Bevor der Export der Kundendaten vorgenommen werden kann, müssen zunächst noch die Berichtsgrößen (einmaliger Aufwand) für die KRM-Abfrage definiert werden. Das Berichtsgrößenprofil kann in de</w:t>
      </w:r>
      <w:r w:rsidRPr="006D15B7">
        <w:rPr>
          <w:rFonts w:cstheme="minorHAnsi"/>
        </w:rPr>
        <w:t xml:space="preserve">r Maske Kunden/Konten Listenansicht über die Funktion Daten </w:t>
      </w:r>
      <w:r w:rsidRPr="006D15B7">
        <w:rPr>
          <w:rFonts w:cstheme="minorHAnsi"/>
        </w:rPr>
        <w:sym w:font="Wingdings" w:char="F0E0"/>
      </w:r>
      <w:r w:rsidRPr="006D15B7">
        <w:rPr>
          <w:rFonts w:cstheme="minorHAnsi"/>
        </w:rPr>
        <w:t xml:space="preserve"> Importieren… angelegt werden. Die </w:t>
      </w:r>
      <w:proofErr w:type="spellStart"/>
      <w:r w:rsidRPr="006D15B7">
        <w:rPr>
          <w:rFonts w:cstheme="minorHAnsi"/>
        </w:rPr>
        <w:t>importierbare</w:t>
      </w:r>
      <w:proofErr w:type="spellEnd"/>
      <w:r w:rsidRPr="006D15B7">
        <w:rPr>
          <w:rFonts w:cstheme="minorHAnsi"/>
        </w:rPr>
        <w:t xml:space="preserve"> Datei „KRM_DQ_Export_Berichtsgrößenprofil.xlsx“ finden Sie unter „</w:t>
      </w:r>
      <w:hyperlink w:anchor="_Zusätzliche_Dateien" w:history="1">
        <w:r w:rsidRPr="006D15B7">
          <w:rPr>
            <w:rStyle w:val="Hyperlink"/>
            <w:rFonts w:cstheme="minorHAnsi"/>
          </w:rPr>
          <w:t>zusätzliche Dateien</w:t>
        </w:r>
      </w:hyperlink>
      <w:r w:rsidRPr="006D15B7">
        <w:rPr>
          <w:rFonts w:cstheme="minorHAnsi"/>
        </w:rPr>
        <w:t>“ Im App-Workflow.</w:t>
      </w:r>
    </w:p>
    <w:p w14:paraId="60B09304" w14:textId="77777777" w:rsidR="009F37EC" w:rsidRPr="006D15B7" w:rsidRDefault="00BE72B9" w:rsidP="00BE660E">
      <w:pPr>
        <w:spacing w:after="240"/>
        <w:jc w:val="center"/>
        <w:rPr>
          <w:rFonts w:cstheme="minorHAnsi"/>
        </w:rPr>
      </w:pPr>
      <w:r w:rsidRPr="006D15B7">
        <w:rPr>
          <w:rFonts w:cstheme="minorHAnsi"/>
          <w:noProof/>
        </w:rPr>
        <w:drawing>
          <wp:inline distT="0" distB="0" distL="0" distR="0" wp14:anchorId="46B5D0AB" wp14:editId="4812FA13">
            <wp:extent cx="5897880" cy="1807845"/>
            <wp:effectExtent l="0" t="0" r="7620" b="1905"/>
            <wp:docPr id="3306416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7880" cy="1807845"/>
                    </a:xfrm>
                    <a:prstGeom prst="rect">
                      <a:avLst/>
                    </a:prstGeom>
                    <a:noFill/>
                    <a:ln>
                      <a:noFill/>
                    </a:ln>
                  </pic:spPr>
                </pic:pic>
              </a:graphicData>
            </a:graphic>
          </wp:inline>
        </w:drawing>
      </w:r>
    </w:p>
    <w:p w14:paraId="7104DB97" w14:textId="77777777" w:rsidR="009F37EC" w:rsidRPr="006D15B7" w:rsidRDefault="00BE72B9">
      <w:pPr>
        <w:jc w:val="center"/>
        <w:rPr>
          <w:rFonts w:cstheme="minorHAnsi"/>
        </w:rPr>
      </w:pPr>
      <w:r w:rsidRPr="006D15B7">
        <w:rPr>
          <w:rFonts w:cstheme="minorHAnsi"/>
          <w:noProof/>
        </w:rPr>
        <w:drawing>
          <wp:inline distT="0" distB="0" distL="0" distR="0" wp14:anchorId="1B108F75" wp14:editId="655C4C33">
            <wp:extent cx="4924425" cy="1271931"/>
            <wp:effectExtent l="0" t="0" r="0" b="4445"/>
            <wp:docPr id="177531150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427" cy="1276839"/>
                    </a:xfrm>
                    <a:prstGeom prst="rect">
                      <a:avLst/>
                    </a:prstGeom>
                    <a:noFill/>
                    <a:ln>
                      <a:noFill/>
                    </a:ln>
                  </pic:spPr>
                </pic:pic>
              </a:graphicData>
            </a:graphic>
          </wp:inline>
        </w:drawing>
      </w:r>
    </w:p>
    <w:p w14:paraId="626932AE" w14:textId="77777777" w:rsidR="009F37EC" w:rsidRPr="006D15B7" w:rsidRDefault="00BE72B9" w:rsidP="007F77E8">
      <w:pPr>
        <w:spacing w:after="240"/>
        <w:jc w:val="center"/>
        <w:rPr>
          <w:rFonts w:cstheme="minorHAnsi"/>
        </w:rPr>
      </w:pPr>
      <w:r w:rsidRPr="006D15B7">
        <w:rPr>
          <w:rFonts w:cstheme="minorHAnsi"/>
          <w:noProof/>
        </w:rPr>
        <w:lastRenderedPageBreak/>
        <w:drawing>
          <wp:inline distT="0" distB="0" distL="0" distR="0" wp14:anchorId="20E4326C" wp14:editId="6D6F104E">
            <wp:extent cx="3886200" cy="1290894"/>
            <wp:effectExtent l="0" t="0" r="0" b="5080"/>
            <wp:docPr id="185161959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005" cy="1298469"/>
                    </a:xfrm>
                    <a:prstGeom prst="rect">
                      <a:avLst/>
                    </a:prstGeom>
                    <a:noFill/>
                    <a:ln>
                      <a:noFill/>
                    </a:ln>
                  </pic:spPr>
                </pic:pic>
              </a:graphicData>
            </a:graphic>
          </wp:inline>
        </w:drawing>
      </w:r>
    </w:p>
    <w:p w14:paraId="78CA1CBE" w14:textId="77777777" w:rsidR="009F37EC" w:rsidRPr="006D15B7" w:rsidRDefault="00BE72B9" w:rsidP="007F77E8">
      <w:pPr>
        <w:spacing w:after="240"/>
        <w:rPr>
          <w:rFonts w:cstheme="minorHAnsi"/>
        </w:rPr>
      </w:pPr>
      <w:r w:rsidRPr="006D15B7">
        <w:rPr>
          <w:rFonts w:cstheme="minorHAnsi"/>
        </w:rPr>
        <w:t xml:space="preserve">Sofern Sie das Berichtsgrößenprofil manuell anlegen, ordnen Sie die nachfolgenden Berichtsgrößen dem Profil zu. Anschließend speichern Sie dieses Profil bitte mit „speichern unter“ unter der beispielhaften Bezeichnung </w:t>
      </w:r>
      <w:r w:rsidRPr="006D15B7">
        <w:rPr>
          <w:rFonts w:cstheme="minorHAnsi"/>
        </w:rPr>
        <w:t>„</w:t>
      </w:r>
      <w:proofErr w:type="spellStart"/>
      <w:r w:rsidRPr="006D15B7">
        <w:rPr>
          <w:rFonts w:cstheme="minorHAnsi"/>
        </w:rPr>
        <w:t>KRM_DQ_Export</w:t>
      </w:r>
      <w:proofErr w:type="spellEnd"/>
      <w:r w:rsidRPr="006D15B7">
        <w:rPr>
          <w:rFonts w:cstheme="minorHAnsi"/>
        </w:rPr>
        <w:t>“.</w:t>
      </w:r>
    </w:p>
    <w:p w14:paraId="7CBD9590" w14:textId="77777777" w:rsidR="009F37EC" w:rsidRPr="006D15B7" w:rsidRDefault="00BE72B9">
      <w:pPr>
        <w:pStyle w:val="Listenabsatz"/>
        <w:numPr>
          <w:ilvl w:val="0"/>
          <w:numId w:val="14"/>
        </w:numPr>
        <w:rPr>
          <w:rFonts w:cstheme="minorHAnsi"/>
        </w:rPr>
      </w:pPr>
      <w:r w:rsidRPr="006D15B7">
        <w:rPr>
          <w:rFonts w:cstheme="minorHAnsi"/>
        </w:rPr>
        <w:t>Netto-Engagement</w:t>
      </w:r>
    </w:p>
    <w:p w14:paraId="101FAEED" w14:textId="77777777" w:rsidR="009F37EC" w:rsidRPr="006D15B7" w:rsidRDefault="00BE72B9">
      <w:pPr>
        <w:pStyle w:val="Listenabsatz"/>
        <w:numPr>
          <w:ilvl w:val="0"/>
          <w:numId w:val="14"/>
        </w:numPr>
        <w:rPr>
          <w:rFonts w:cstheme="minorHAnsi"/>
        </w:rPr>
      </w:pPr>
      <w:r w:rsidRPr="006D15B7">
        <w:rPr>
          <w:rFonts w:cstheme="minorHAnsi"/>
        </w:rPr>
        <w:t>Kundengruppen-Nr.</w:t>
      </w:r>
    </w:p>
    <w:p w14:paraId="2A866615" w14:textId="77777777" w:rsidR="009F37EC" w:rsidRPr="006D15B7" w:rsidRDefault="00BE72B9">
      <w:pPr>
        <w:pStyle w:val="Listenabsatz"/>
        <w:numPr>
          <w:ilvl w:val="0"/>
          <w:numId w:val="14"/>
        </w:numPr>
        <w:rPr>
          <w:rFonts w:cstheme="minorHAnsi"/>
        </w:rPr>
      </w:pPr>
      <w:proofErr w:type="spellStart"/>
      <w:r w:rsidRPr="006D15B7">
        <w:rPr>
          <w:rFonts w:cstheme="minorHAnsi"/>
        </w:rPr>
        <w:t>Engagementbez</w:t>
      </w:r>
      <w:proofErr w:type="spellEnd"/>
      <w:r w:rsidRPr="006D15B7">
        <w:rPr>
          <w:rFonts w:cstheme="minorHAnsi"/>
        </w:rPr>
        <w:t>.</w:t>
      </w:r>
    </w:p>
    <w:p w14:paraId="0106FF03" w14:textId="77777777" w:rsidR="009F37EC" w:rsidRPr="006D15B7" w:rsidRDefault="00BE72B9">
      <w:pPr>
        <w:pStyle w:val="Listenabsatz"/>
        <w:numPr>
          <w:ilvl w:val="0"/>
          <w:numId w:val="14"/>
        </w:numPr>
        <w:rPr>
          <w:rFonts w:cstheme="minorHAnsi"/>
        </w:rPr>
      </w:pPr>
      <w:r w:rsidRPr="006D15B7">
        <w:rPr>
          <w:rFonts w:cstheme="minorHAnsi"/>
        </w:rPr>
        <w:t>Kundennummer</w:t>
      </w:r>
    </w:p>
    <w:p w14:paraId="0471BF3B" w14:textId="77777777" w:rsidR="009F37EC" w:rsidRPr="006D15B7" w:rsidRDefault="00BE72B9">
      <w:pPr>
        <w:pStyle w:val="Listenabsatz"/>
        <w:numPr>
          <w:ilvl w:val="0"/>
          <w:numId w:val="14"/>
        </w:numPr>
        <w:rPr>
          <w:rFonts w:cstheme="minorHAnsi"/>
        </w:rPr>
      </w:pPr>
      <w:r w:rsidRPr="006D15B7">
        <w:rPr>
          <w:rFonts w:cstheme="minorHAnsi"/>
        </w:rPr>
        <w:t>Kundenname</w:t>
      </w:r>
    </w:p>
    <w:p w14:paraId="1AC1E333" w14:textId="77777777" w:rsidR="009F37EC" w:rsidRPr="006D15B7" w:rsidRDefault="00BE72B9">
      <w:pPr>
        <w:pStyle w:val="Listenabsatz"/>
        <w:numPr>
          <w:ilvl w:val="0"/>
          <w:numId w:val="14"/>
        </w:numPr>
        <w:rPr>
          <w:rFonts w:cstheme="minorHAnsi"/>
        </w:rPr>
      </w:pPr>
      <w:r w:rsidRPr="006D15B7">
        <w:rPr>
          <w:rFonts w:cstheme="minorHAnsi"/>
        </w:rPr>
        <w:t>Kontonummer</w:t>
      </w:r>
    </w:p>
    <w:p w14:paraId="1B35D34F" w14:textId="77777777" w:rsidR="009F37EC" w:rsidRPr="006D15B7" w:rsidRDefault="00BE72B9">
      <w:pPr>
        <w:pStyle w:val="Listenabsatz"/>
        <w:numPr>
          <w:ilvl w:val="0"/>
          <w:numId w:val="14"/>
        </w:numPr>
        <w:rPr>
          <w:rFonts w:cstheme="minorHAnsi"/>
        </w:rPr>
      </w:pPr>
      <w:r w:rsidRPr="006D15B7">
        <w:rPr>
          <w:rFonts w:cstheme="minorHAnsi"/>
        </w:rPr>
        <w:t>Risikogruppe</w:t>
      </w:r>
    </w:p>
    <w:p w14:paraId="7AF84597" w14:textId="77777777" w:rsidR="009F37EC" w:rsidRPr="006D15B7" w:rsidRDefault="00BE72B9">
      <w:pPr>
        <w:pStyle w:val="Listenabsatz"/>
        <w:numPr>
          <w:ilvl w:val="0"/>
          <w:numId w:val="14"/>
        </w:numPr>
        <w:rPr>
          <w:rFonts w:cstheme="minorHAnsi"/>
        </w:rPr>
      </w:pPr>
      <w:r w:rsidRPr="006D15B7">
        <w:rPr>
          <w:rFonts w:cstheme="minorHAnsi"/>
        </w:rPr>
        <w:t>Risikogruppe (</w:t>
      </w:r>
      <w:proofErr w:type="spellStart"/>
      <w:r w:rsidRPr="006D15B7">
        <w:rPr>
          <w:rFonts w:cstheme="minorHAnsi"/>
        </w:rPr>
        <w:t>Enga</w:t>
      </w:r>
      <w:proofErr w:type="spellEnd"/>
      <w:r w:rsidRPr="006D15B7">
        <w:rPr>
          <w:rFonts w:cstheme="minorHAnsi"/>
        </w:rPr>
        <w:t>)</w:t>
      </w:r>
    </w:p>
    <w:p w14:paraId="2192A9C8" w14:textId="77777777" w:rsidR="009F37EC" w:rsidRPr="006D15B7" w:rsidRDefault="00BE72B9">
      <w:pPr>
        <w:pStyle w:val="Listenabsatz"/>
        <w:numPr>
          <w:ilvl w:val="0"/>
          <w:numId w:val="14"/>
        </w:numPr>
        <w:rPr>
          <w:rFonts w:cstheme="minorHAnsi"/>
        </w:rPr>
      </w:pPr>
      <w:r w:rsidRPr="006D15B7">
        <w:rPr>
          <w:rFonts w:cstheme="minorHAnsi"/>
        </w:rPr>
        <w:t>Bonitätseinstufung</w:t>
      </w:r>
    </w:p>
    <w:p w14:paraId="12881987" w14:textId="77777777" w:rsidR="009F37EC" w:rsidRPr="006D15B7" w:rsidRDefault="00BE72B9">
      <w:pPr>
        <w:pStyle w:val="Listenabsatz"/>
        <w:numPr>
          <w:ilvl w:val="0"/>
          <w:numId w:val="14"/>
        </w:numPr>
        <w:rPr>
          <w:rFonts w:cstheme="minorHAnsi"/>
        </w:rPr>
      </w:pPr>
      <w:r w:rsidRPr="006D15B7">
        <w:rPr>
          <w:rFonts w:cstheme="minorHAnsi"/>
        </w:rPr>
        <w:t>Bonitätseinst. (</w:t>
      </w:r>
      <w:proofErr w:type="spellStart"/>
      <w:r w:rsidRPr="006D15B7">
        <w:rPr>
          <w:rFonts w:cstheme="minorHAnsi"/>
        </w:rPr>
        <w:t>Enga</w:t>
      </w:r>
      <w:proofErr w:type="spellEnd"/>
      <w:r w:rsidRPr="006D15B7">
        <w:rPr>
          <w:rFonts w:cstheme="minorHAnsi"/>
        </w:rPr>
        <w:t>)</w:t>
      </w:r>
    </w:p>
    <w:p w14:paraId="0A48088B" w14:textId="77777777" w:rsidR="009F37EC" w:rsidRPr="006D15B7" w:rsidRDefault="00BE72B9">
      <w:pPr>
        <w:pStyle w:val="Listenabsatz"/>
        <w:numPr>
          <w:ilvl w:val="0"/>
          <w:numId w:val="14"/>
        </w:numPr>
        <w:rPr>
          <w:rFonts w:cstheme="minorHAnsi"/>
        </w:rPr>
      </w:pPr>
      <w:r w:rsidRPr="006D15B7">
        <w:rPr>
          <w:rFonts w:cstheme="minorHAnsi"/>
        </w:rPr>
        <w:t>VR-Ratingart</w:t>
      </w:r>
    </w:p>
    <w:p w14:paraId="087C6E54" w14:textId="77777777" w:rsidR="009F37EC" w:rsidRPr="006D15B7" w:rsidRDefault="00BE72B9">
      <w:pPr>
        <w:pStyle w:val="Listenabsatz"/>
        <w:numPr>
          <w:ilvl w:val="0"/>
          <w:numId w:val="14"/>
        </w:numPr>
        <w:rPr>
          <w:rFonts w:cstheme="minorHAnsi"/>
        </w:rPr>
      </w:pPr>
      <w:r w:rsidRPr="006D15B7">
        <w:rPr>
          <w:rFonts w:cstheme="minorHAnsi"/>
        </w:rPr>
        <w:t>VR-Ratingart (</w:t>
      </w:r>
      <w:proofErr w:type="spellStart"/>
      <w:r w:rsidRPr="006D15B7">
        <w:rPr>
          <w:rFonts w:cstheme="minorHAnsi"/>
        </w:rPr>
        <w:t>Enga</w:t>
      </w:r>
      <w:proofErr w:type="spellEnd"/>
      <w:r w:rsidRPr="006D15B7">
        <w:rPr>
          <w:rFonts w:cstheme="minorHAnsi"/>
        </w:rPr>
        <w:t>)</w:t>
      </w:r>
    </w:p>
    <w:p w14:paraId="28A137FA" w14:textId="77777777" w:rsidR="009F37EC" w:rsidRPr="006D15B7" w:rsidRDefault="00BE72B9">
      <w:pPr>
        <w:pStyle w:val="Listenabsatz"/>
        <w:numPr>
          <w:ilvl w:val="0"/>
          <w:numId w:val="14"/>
        </w:numPr>
        <w:rPr>
          <w:rFonts w:cstheme="minorHAnsi"/>
        </w:rPr>
      </w:pPr>
      <w:r w:rsidRPr="006D15B7">
        <w:rPr>
          <w:rFonts w:cstheme="minorHAnsi"/>
        </w:rPr>
        <w:t>VR-Rating</w:t>
      </w:r>
    </w:p>
    <w:p w14:paraId="4BED32C8" w14:textId="77777777" w:rsidR="009F37EC" w:rsidRPr="006D15B7" w:rsidRDefault="00BE72B9">
      <w:pPr>
        <w:pStyle w:val="Listenabsatz"/>
        <w:numPr>
          <w:ilvl w:val="0"/>
          <w:numId w:val="14"/>
        </w:numPr>
        <w:rPr>
          <w:rFonts w:cstheme="minorHAnsi"/>
        </w:rPr>
      </w:pPr>
      <w:r w:rsidRPr="006D15B7">
        <w:rPr>
          <w:rFonts w:cstheme="minorHAnsi"/>
        </w:rPr>
        <w:t>VR-Rating (</w:t>
      </w:r>
      <w:proofErr w:type="spellStart"/>
      <w:r w:rsidRPr="006D15B7">
        <w:rPr>
          <w:rFonts w:cstheme="minorHAnsi"/>
        </w:rPr>
        <w:t>Enga</w:t>
      </w:r>
      <w:proofErr w:type="spellEnd"/>
      <w:r w:rsidRPr="006D15B7">
        <w:rPr>
          <w:rFonts w:cstheme="minorHAnsi"/>
        </w:rPr>
        <w:t>)</w:t>
      </w:r>
    </w:p>
    <w:p w14:paraId="65C20F00" w14:textId="77777777" w:rsidR="009F37EC" w:rsidRPr="006D15B7" w:rsidRDefault="00BE72B9">
      <w:pPr>
        <w:pStyle w:val="Listenabsatz"/>
        <w:numPr>
          <w:ilvl w:val="0"/>
          <w:numId w:val="14"/>
        </w:numPr>
        <w:rPr>
          <w:rFonts w:cstheme="minorHAnsi"/>
        </w:rPr>
      </w:pPr>
      <w:r w:rsidRPr="006D15B7">
        <w:rPr>
          <w:rFonts w:cstheme="minorHAnsi"/>
        </w:rPr>
        <w:t>VR-Rating* (</w:t>
      </w:r>
      <w:proofErr w:type="spellStart"/>
      <w:r w:rsidRPr="006D15B7">
        <w:rPr>
          <w:rFonts w:cstheme="minorHAnsi"/>
        </w:rPr>
        <w:t>Enga</w:t>
      </w:r>
      <w:proofErr w:type="spellEnd"/>
      <w:r w:rsidRPr="006D15B7">
        <w:rPr>
          <w:rFonts w:cstheme="minorHAnsi"/>
        </w:rPr>
        <w:t>)</w:t>
      </w:r>
    </w:p>
    <w:p w14:paraId="60C665DD" w14:textId="77777777" w:rsidR="009F37EC" w:rsidRPr="006D15B7" w:rsidRDefault="00BE72B9">
      <w:pPr>
        <w:pStyle w:val="Listenabsatz"/>
        <w:numPr>
          <w:ilvl w:val="0"/>
          <w:numId w:val="14"/>
        </w:numPr>
        <w:rPr>
          <w:rFonts w:cstheme="minorHAnsi"/>
        </w:rPr>
      </w:pPr>
      <w:r w:rsidRPr="006D15B7">
        <w:rPr>
          <w:rFonts w:cstheme="minorHAnsi"/>
        </w:rPr>
        <w:t>Ausfallrate Kunde</w:t>
      </w:r>
    </w:p>
    <w:p w14:paraId="363EBA95" w14:textId="77777777" w:rsidR="009F37EC" w:rsidRPr="006D15B7" w:rsidRDefault="00BE72B9">
      <w:pPr>
        <w:pStyle w:val="Listenabsatz"/>
        <w:numPr>
          <w:ilvl w:val="0"/>
          <w:numId w:val="14"/>
        </w:numPr>
        <w:rPr>
          <w:rFonts w:cstheme="minorHAnsi"/>
        </w:rPr>
      </w:pPr>
      <w:r w:rsidRPr="006D15B7">
        <w:rPr>
          <w:rFonts w:cstheme="minorHAnsi"/>
        </w:rPr>
        <w:t>Ausfallrate* (</w:t>
      </w:r>
      <w:proofErr w:type="spellStart"/>
      <w:r w:rsidRPr="006D15B7">
        <w:rPr>
          <w:rFonts w:cstheme="minorHAnsi"/>
        </w:rPr>
        <w:t>Enga</w:t>
      </w:r>
      <w:proofErr w:type="spellEnd"/>
      <w:r w:rsidRPr="006D15B7">
        <w:rPr>
          <w:rFonts w:cstheme="minorHAnsi"/>
        </w:rPr>
        <w:t>)</w:t>
      </w:r>
    </w:p>
    <w:p w14:paraId="1F88C42B" w14:textId="77777777" w:rsidR="009F37EC" w:rsidRPr="006D15B7" w:rsidRDefault="00BE72B9">
      <w:pPr>
        <w:pStyle w:val="Listenabsatz"/>
        <w:numPr>
          <w:ilvl w:val="0"/>
          <w:numId w:val="14"/>
        </w:numPr>
        <w:rPr>
          <w:rFonts w:cstheme="minorHAnsi"/>
        </w:rPr>
      </w:pPr>
      <w:r w:rsidRPr="006D15B7">
        <w:rPr>
          <w:rFonts w:cstheme="minorHAnsi"/>
        </w:rPr>
        <w:t xml:space="preserve">Datum </w:t>
      </w:r>
      <w:proofErr w:type="spellStart"/>
      <w:r w:rsidRPr="006D15B7">
        <w:rPr>
          <w:rFonts w:cstheme="minorHAnsi"/>
        </w:rPr>
        <w:t>ltz</w:t>
      </w:r>
      <w:proofErr w:type="spellEnd"/>
      <w:r w:rsidRPr="006D15B7">
        <w:rPr>
          <w:rFonts w:cstheme="minorHAnsi"/>
        </w:rPr>
        <w:t>. Rating</w:t>
      </w:r>
    </w:p>
    <w:p w14:paraId="5CDA5786" w14:textId="77777777" w:rsidR="009F37EC" w:rsidRPr="006D15B7" w:rsidRDefault="00BE72B9">
      <w:pPr>
        <w:pStyle w:val="Listenabsatz"/>
        <w:numPr>
          <w:ilvl w:val="0"/>
          <w:numId w:val="14"/>
        </w:numPr>
        <w:rPr>
          <w:rFonts w:cstheme="minorHAnsi"/>
        </w:rPr>
      </w:pPr>
      <w:r w:rsidRPr="006D15B7">
        <w:rPr>
          <w:rFonts w:cstheme="minorHAnsi"/>
        </w:rPr>
        <w:t>Risikovolumen</w:t>
      </w:r>
    </w:p>
    <w:p w14:paraId="3F5C8878" w14:textId="77777777" w:rsidR="009F37EC" w:rsidRPr="006D15B7" w:rsidRDefault="00BE72B9">
      <w:pPr>
        <w:pStyle w:val="Listenabsatz"/>
        <w:numPr>
          <w:ilvl w:val="0"/>
          <w:numId w:val="14"/>
        </w:numPr>
        <w:rPr>
          <w:rFonts w:cstheme="minorHAnsi"/>
        </w:rPr>
      </w:pPr>
      <w:r w:rsidRPr="006D15B7">
        <w:rPr>
          <w:rFonts w:cstheme="minorHAnsi"/>
        </w:rPr>
        <w:t>Netto-Risikovolumen</w:t>
      </w:r>
    </w:p>
    <w:p w14:paraId="5BEC46CC" w14:textId="77777777" w:rsidR="009F37EC" w:rsidRPr="006D15B7" w:rsidRDefault="00BE72B9">
      <w:pPr>
        <w:pStyle w:val="Listenabsatz"/>
        <w:numPr>
          <w:ilvl w:val="0"/>
          <w:numId w:val="14"/>
        </w:numPr>
        <w:rPr>
          <w:rFonts w:cstheme="minorHAnsi"/>
        </w:rPr>
      </w:pPr>
      <w:r w:rsidRPr="006D15B7">
        <w:rPr>
          <w:rFonts w:cstheme="minorHAnsi"/>
        </w:rPr>
        <w:t>Eigenanteil</w:t>
      </w:r>
    </w:p>
    <w:p w14:paraId="1264ECD5" w14:textId="77777777" w:rsidR="009F37EC" w:rsidRPr="006D15B7" w:rsidRDefault="00BE72B9">
      <w:pPr>
        <w:pStyle w:val="Listenabsatz"/>
        <w:numPr>
          <w:ilvl w:val="0"/>
          <w:numId w:val="14"/>
        </w:numPr>
        <w:rPr>
          <w:rFonts w:cstheme="minorHAnsi"/>
        </w:rPr>
      </w:pPr>
      <w:proofErr w:type="spellStart"/>
      <w:r w:rsidRPr="006D15B7">
        <w:rPr>
          <w:rFonts w:cstheme="minorHAnsi"/>
        </w:rPr>
        <w:t>Nom.Vol</w:t>
      </w:r>
      <w:proofErr w:type="spellEnd"/>
      <w:r w:rsidRPr="006D15B7">
        <w:rPr>
          <w:rFonts w:cstheme="minorHAnsi"/>
        </w:rPr>
        <w:t>.</w:t>
      </w:r>
    </w:p>
    <w:p w14:paraId="44DE705C" w14:textId="77777777" w:rsidR="009F37EC" w:rsidRPr="006D15B7" w:rsidRDefault="00BE72B9">
      <w:pPr>
        <w:pStyle w:val="Listenabsatz"/>
        <w:numPr>
          <w:ilvl w:val="0"/>
          <w:numId w:val="14"/>
        </w:numPr>
        <w:rPr>
          <w:rFonts w:cstheme="minorHAnsi"/>
        </w:rPr>
      </w:pPr>
      <w:r w:rsidRPr="006D15B7">
        <w:rPr>
          <w:rFonts w:cstheme="minorHAnsi"/>
        </w:rPr>
        <w:t>Gesamtzusage</w:t>
      </w:r>
    </w:p>
    <w:p w14:paraId="2489501E" w14:textId="77777777" w:rsidR="009F37EC" w:rsidRPr="006D15B7" w:rsidRDefault="00BE72B9">
      <w:pPr>
        <w:pStyle w:val="Listenabsatz"/>
        <w:numPr>
          <w:ilvl w:val="0"/>
          <w:numId w:val="14"/>
        </w:numPr>
        <w:rPr>
          <w:rFonts w:cstheme="minorHAnsi"/>
        </w:rPr>
      </w:pPr>
      <w:r w:rsidRPr="006D15B7">
        <w:rPr>
          <w:rFonts w:cstheme="minorHAnsi"/>
        </w:rPr>
        <w:t>Blankovolumen RV</w:t>
      </w:r>
    </w:p>
    <w:p w14:paraId="42D34872" w14:textId="77777777" w:rsidR="009F37EC" w:rsidRPr="006D15B7" w:rsidRDefault="00BE72B9">
      <w:pPr>
        <w:pStyle w:val="Listenabsatz"/>
        <w:numPr>
          <w:ilvl w:val="0"/>
          <w:numId w:val="14"/>
        </w:numPr>
        <w:rPr>
          <w:rFonts w:cstheme="minorHAnsi"/>
        </w:rPr>
      </w:pPr>
      <w:r w:rsidRPr="006D15B7">
        <w:rPr>
          <w:rFonts w:cstheme="minorHAnsi"/>
        </w:rPr>
        <w:t>Blankovolumen IA</w:t>
      </w:r>
    </w:p>
    <w:p w14:paraId="3E8F0412" w14:textId="77777777" w:rsidR="009F37EC" w:rsidRPr="006D15B7" w:rsidRDefault="00BE72B9">
      <w:pPr>
        <w:pStyle w:val="Listenabsatz"/>
        <w:numPr>
          <w:ilvl w:val="0"/>
          <w:numId w:val="14"/>
        </w:numPr>
        <w:rPr>
          <w:rFonts w:cstheme="minorHAnsi"/>
        </w:rPr>
      </w:pPr>
      <w:r w:rsidRPr="006D15B7">
        <w:rPr>
          <w:rFonts w:cstheme="minorHAnsi"/>
        </w:rPr>
        <w:t>Netto-</w:t>
      </w:r>
      <w:proofErr w:type="spellStart"/>
      <w:r w:rsidRPr="006D15B7">
        <w:rPr>
          <w:rFonts w:cstheme="minorHAnsi"/>
        </w:rPr>
        <w:t>Blankovol</w:t>
      </w:r>
      <w:proofErr w:type="spellEnd"/>
      <w:r w:rsidRPr="006D15B7">
        <w:rPr>
          <w:rFonts w:cstheme="minorHAnsi"/>
        </w:rPr>
        <w:t>. RV</w:t>
      </w:r>
    </w:p>
    <w:p w14:paraId="0F9C0B65" w14:textId="77777777" w:rsidR="009F37EC" w:rsidRPr="006D15B7" w:rsidRDefault="00BE72B9">
      <w:pPr>
        <w:pStyle w:val="Listenabsatz"/>
        <w:numPr>
          <w:ilvl w:val="0"/>
          <w:numId w:val="14"/>
        </w:numPr>
        <w:rPr>
          <w:rFonts w:cstheme="minorHAnsi"/>
        </w:rPr>
      </w:pPr>
      <w:r w:rsidRPr="006D15B7">
        <w:rPr>
          <w:rFonts w:cstheme="minorHAnsi"/>
        </w:rPr>
        <w:t>Netto-</w:t>
      </w:r>
      <w:proofErr w:type="spellStart"/>
      <w:r w:rsidRPr="006D15B7">
        <w:rPr>
          <w:rFonts w:cstheme="minorHAnsi"/>
        </w:rPr>
        <w:t>Blankovol</w:t>
      </w:r>
      <w:proofErr w:type="spellEnd"/>
      <w:r w:rsidRPr="006D15B7">
        <w:rPr>
          <w:rFonts w:cstheme="minorHAnsi"/>
        </w:rPr>
        <w:t>. IA</w:t>
      </w:r>
    </w:p>
    <w:p w14:paraId="706DE7E6" w14:textId="77777777" w:rsidR="009F37EC" w:rsidRPr="006D15B7" w:rsidRDefault="00BE72B9">
      <w:pPr>
        <w:pStyle w:val="Listenabsatz"/>
        <w:numPr>
          <w:ilvl w:val="0"/>
          <w:numId w:val="14"/>
        </w:numPr>
        <w:rPr>
          <w:rFonts w:cstheme="minorHAnsi"/>
        </w:rPr>
      </w:pPr>
      <w:r w:rsidRPr="006D15B7">
        <w:rPr>
          <w:rFonts w:cstheme="minorHAnsi"/>
        </w:rPr>
        <w:t xml:space="preserve">Barwert. </w:t>
      </w:r>
      <w:proofErr w:type="spellStart"/>
      <w:r w:rsidRPr="006D15B7">
        <w:rPr>
          <w:rFonts w:cstheme="minorHAnsi"/>
        </w:rPr>
        <w:t>Blankovol</w:t>
      </w:r>
      <w:proofErr w:type="spellEnd"/>
      <w:r w:rsidRPr="006D15B7">
        <w:rPr>
          <w:rFonts w:cstheme="minorHAnsi"/>
        </w:rPr>
        <w:t>.</w:t>
      </w:r>
    </w:p>
    <w:p w14:paraId="436643F6" w14:textId="77777777" w:rsidR="009F37EC" w:rsidRPr="006D15B7" w:rsidRDefault="00BE72B9">
      <w:pPr>
        <w:pStyle w:val="Listenabsatz"/>
        <w:numPr>
          <w:ilvl w:val="0"/>
          <w:numId w:val="14"/>
        </w:numPr>
        <w:rPr>
          <w:rFonts w:cstheme="minorHAnsi"/>
        </w:rPr>
      </w:pPr>
      <w:r w:rsidRPr="006D15B7">
        <w:rPr>
          <w:rFonts w:cstheme="minorHAnsi"/>
        </w:rPr>
        <w:lastRenderedPageBreak/>
        <w:t>Offene Zusage</w:t>
      </w:r>
    </w:p>
    <w:p w14:paraId="454A134D" w14:textId="77777777" w:rsidR="009F37EC" w:rsidRPr="006D15B7" w:rsidRDefault="00BE72B9">
      <w:pPr>
        <w:pStyle w:val="Listenabsatz"/>
        <w:numPr>
          <w:ilvl w:val="0"/>
          <w:numId w:val="14"/>
        </w:numPr>
        <w:rPr>
          <w:rFonts w:cstheme="minorHAnsi"/>
        </w:rPr>
      </w:pPr>
      <w:r w:rsidRPr="006D15B7">
        <w:rPr>
          <w:rFonts w:cstheme="minorHAnsi"/>
        </w:rPr>
        <w:t>Internes Limit</w:t>
      </w:r>
    </w:p>
    <w:p w14:paraId="45D35022" w14:textId="77777777" w:rsidR="009F37EC" w:rsidRPr="006D15B7" w:rsidRDefault="00BE72B9">
      <w:pPr>
        <w:pStyle w:val="Listenabsatz"/>
        <w:numPr>
          <w:ilvl w:val="0"/>
          <w:numId w:val="14"/>
        </w:numPr>
        <w:rPr>
          <w:rFonts w:cstheme="minorHAnsi"/>
        </w:rPr>
      </w:pPr>
      <w:r w:rsidRPr="006D15B7">
        <w:rPr>
          <w:rFonts w:cstheme="minorHAnsi"/>
        </w:rPr>
        <w:t>EWB/</w:t>
      </w:r>
      <w:proofErr w:type="spellStart"/>
      <w:r w:rsidRPr="006D15B7">
        <w:rPr>
          <w:rFonts w:cstheme="minorHAnsi"/>
        </w:rPr>
        <w:t>Rst</w:t>
      </w:r>
      <w:proofErr w:type="spellEnd"/>
      <w:r w:rsidRPr="006D15B7">
        <w:rPr>
          <w:rFonts w:cstheme="minorHAnsi"/>
        </w:rPr>
        <w:t>. (gebucht)</w:t>
      </w:r>
    </w:p>
    <w:p w14:paraId="56B5F60D" w14:textId="77777777" w:rsidR="009F37EC" w:rsidRPr="006D15B7" w:rsidRDefault="00BE72B9">
      <w:pPr>
        <w:pStyle w:val="Listenabsatz"/>
        <w:numPr>
          <w:ilvl w:val="0"/>
          <w:numId w:val="14"/>
        </w:numPr>
        <w:rPr>
          <w:rFonts w:cstheme="minorHAnsi"/>
        </w:rPr>
      </w:pPr>
      <w:r w:rsidRPr="006D15B7">
        <w:rPr>
          <w:rFonts w:cstheme="minorHAnsi"/>
        </w:rPr>
        <w:t>EWB/</w:t>
      </w:r>
      <w:proofErr w:type="spellStart"/>
      <w:r w:rsidRPr="006D15B7">
        <w:rPr>
          <w:rFonts w:cstheme="minorHAnsi"/>
        </w:rPr>
        <w:t>Rst</w:t>
      </w:r>
      <w:proofErr w:type="spellEnd"/>
      <w:r w:rsidRPr="006D15B7">
        <w:rPr>
          <w:rFonts w:cstheme="minorHAnsi"/>
        </w:rPr>
        <w:t>. (kalk.)</w:t>
      </w:r>
    </w:p>
    <w:p w14:paraId="1DAD386D" w14:textId="77777777" w:rsidR="009F37EC" w:rsidRPr="006D15B7" w:rsidRDefault="00BE72B9">
      <w:pPr>
        <w:pStyle w:val="Listenabsatz"/>
        <w:numPr>
          <w:ilvl w:val="0"/>
          <w:numId w:val="14"/>
        </w:numPr>
        <w:rPr>
          <w:rFonts w:cstheme="minorHAnsi"/>
        </w:rPr>
      </w:pPr>
      <w:r w:rsidRPr="006D15B7">
        <w:rPr>
          <w:rFonts w:cstheme="minorHAnsi"/>
        </w:rPr>
        <w:t>Summe Sicherheit. RV</w:t>
      </w:r>
    </w:p>
    <w:p w14:paraId="195A7010" w14:textId="77777777" w:rsidR="009F37EC" w:rsidRPr="006D15B7" w:rsidRDefault="00BE72B9">
      <w:pPr>
        <w:pStyle w:val="Listenabsatz"/>
        <w:numPr>
          <w:ilvl w:val="0"/>
          <w:numId w:val="14"/>
        </w:numPr>
        <w:rPr>
          <w:rFonts w:cstheme="minorHAnsi"/>
        </w:rPr>
      </w:pPr>
      <w:r w:rsidRPr="006D15B7">
        <w:rPr>
          <w:rFonts w:cstheme="minorHAnsi"/>
        </w:rPr>
        <w:t>Summe Sicherheit. IA</w:t>
      </w:r>
    </w:p>
    <w:p w14:paraId="3D89CDB6" w14:textId="77777777" w:rsidR="009F37EC" w:rsidRPr="006D15B7" w:rsidRDefault="00BE72B9">
      <w:pPr>
        <w:pStyle w:val="Listenabsatz"/>
        <w:numPr>
          <w:ilvl w:val="0"/>
          <w:numId w:val="14"/>
        </w:numPr>
        <w:rPr>
          <w:rFonts w:cstheme="minorHAnsi"/>
        </w:rPr>
      </w:pPr>
      <w:r w:rsidRPr="006D15B7">
        <w:rPr>
          <w:rFonts w:cstheme="minorHAnsi"/>
        </w:rPr>
        <w:t>Grundpfandrechte RV</w:t>
      </w:r>
    </w:p>
    <w:p w14:paraId="6AA585EC" w14:textId="77777777" w:rsidR="009F37EC" w:rsidRPr="006D15B7" w:rsidRDefault="00BE72B9">
      <w:pPr>
        <w:pStyle w:val="Listenabsatz"/>
        <w:numPr>
          <w:ilvl w:val="0"/>
          <w:numId w:val="14"/>
        </w:numPr>
        <w:rPr>
          <w:rFonts w:cstheme="minorHAnsi"/>
        </w:rPr>
      </w:pPr>
      <w:r w:rsidRPr="006D15B7">
        <w:rPr>
          <w:rFonts w:cstheme="minorHAnsi"/>
        </w:rPr>
        <w:t>Grundpfandrechte IA</w:t>
      </w:r>
    </w:p>
    <w:p w14:paraId="6B0FA186" w14:textId="77777777" w:rsidR="009F37EC" w:rsidRPr="006D15B7" w:rsidRDefault="00BE72B9">
      <w:pPr>
        <w:pStyle w:val="Listenabsatz"/>
        <w:numPr>
          <w:ilvl w:val="0"/>
          <w:numId w:val="14"/>
        </w:numPr>
        <w:rPr>
          <w:rFonts w:cstheme="minorHAnsi"/>
        </w:rPr>
      </w:pPr>
      <w:proofErr w:type="spellStart"/>
      <w:r w:rsidRPr="006D15B7">
        <w:rPr>
          <w:rFonts w:cstheme="minorHAnsi"/>
        </w:rPr>
        <w:t>Abtret</w:t>
      </w:r>
      <w:proofErr w:type="spellEnd"/>
      <w:r w:rsidRPr="006D15B7">
        <w:rPr>
          <w:rFonts w:cstheme="minorHAnsi"/>
        </w:rPr>
        <w:t xml:space="preserve">. </w:t>
      </w:r>
      <w:proofErr w:type="spellStart"/>
      <w:r w:rsidRPr="006D15B7">
        <w:rPr>
          <w:rFonts w:cstheme="minorHAnsi"/>
        </w:rPr>
        <w:t>Geldverm</w:t>
      </w:r>
      <w:proofErr w:type="spellEnd"/>
      <w:r w:rsidRPr="006D15B7">
        <w:rPr>
          <w:rFonts w:cstheme="minorHAnsi"/>
        </w:rPr>
        <w:t>. RV</w:t>
      </w:r>
    </w:p>
    <w:p w14:paraId="51B47602" w14:textId="77777777" w:rsidR="009F37EC" w:rsidRPr="006D15B7" w:rsidRDefault="00BE72B9">
      <w:pPr>
        <w:pStyle w:val="Listenabsatz"/>
        <w:numPr>
          <w:ilvl w:val="0"/>
          <w:numId w:val="14"/>
        </w:numPr>
        <w:rPr>
          <w:rFonts w:cstheme="minorHAnsi"/>
        </w:rPr>
      </w:pPr>
      <w:proofErr w:type="spellStart"/>
      <w:r w:rsidRPr="006D15B7">
        <w:rPr>
          <w:rFonts w:cstheme="minorHAnsi"/>
        </w:rPr>
        <w:t>Abtret</w:t>
      </w:r>
      <w:proofErr w:type="spellEnd"/>
      <w:r w:rsidRPr="006D15B7">
        <w:rPr>
          <w:rFonts w:cstheme="minorHAnsi"/>
        </w:rPr>
        <w:t xml:space="preserve">. </w:t>
      </w:r>
      <w:proofErr w:type="spellStart"/>
      <w:r w:rsidRPr="006D15B7">
        <w:rPr>
          <w:rFonts w:cstheme="minorHAnsi"/>
        </w:rPr>
        <w:t>Geldverm</w:t>
      </w:r>
      <w:proofErr w:type="spellEnd"/>
      <w:r w:rsidRPr="006D15B7">
        <w:rPr>
          <w:rFonts w:cstheme="minorHAnsi"/>
        </w:rPr>
        <w:t>. IA</w:t>
      </w:r>
    </w:p>
    <w:p w14:paraId="13200CF6" w14:textId="77777777" w:rsidR="009F37EC" w:rsidRPr="006D15B7" w:rsidRDefault="00BE72B9">
      <w:pPr>
        <w:pStyle w:val="Listenabsatz"/>
        <w:numPr>
          <w:ilvl w:val="0"/>
          <w:numId w:val="14"/>
        </w:numPr>
        <w:rPr>
          <w:rFonts w:cstheme="minorHAnsi"/>
        </w:rPr>
      </w:pPr>
      <w:proofErr w:type="spellStart"/>
      <w:r w:rsidRPr="006D15B7">
        <w:rPr>
          <w:rFonts w:cstheme="minorHAnsi"/>
        </w:rPr>
        <w:t>Abtret</w:t>
      </w:r>
      <w:proofErr w:type="spellEnd"/>
      <w:r w:rsidRPr="006D15B7">
        <w:rPr>
          <w:rFonts w:cstheme="minorHAnsi"/>
        </w:rPr>
        <w:t>. Sonstiges RV</w:t>
      </w:r>
    </w:p>
    <w:p w14:paraId="4F9DF1DD" w14:textId="77777777" w:rsidR="009F37EC" w:rsidRPr="006D15B7" w:rsidRDefault="00BE72B9">
      <w:pPr>
        <w:pStyle w:val="Listenabsatz"/>
        <w:numPr>
          <w:ilvl w:val="0"/>
          <w:numId w:val="14"/>
        </w:numPr>
        <w:rPr>
          <w:rFonts w:cstheme="minorHAnsi"/>
        </w:rPr>
      </w:pPr>
      <w:proofErr w:type="spellStart"/>
      <w:r w:rsidRPr="006D15B7">
        <w:rPr>
          <w:rFonts w:cstheme="minorHAnsi"/>
        </w:rPr>
        <w:t>Abtret</w:t>
      </w:r>
      <w:proofErr w:type="spellEnd"/>
      <w:r w:rsidRPr="006D15B7">
        <w:rPr>
          <w:rFonts w:cstheme="minorHAnsi"/>
        </w:rPr>
        <w:t>. Sonstiges IA</w:t>
      </w:r>
    </w:p>
    <w:p w14:paraId="79548379" w14:textId="77777777" w:rsidR="009F37EC" w:rsidRPr="006D15B7" w:rsidRDefault="00BE72B9">
      <w:pPr>
        <w:pStyle w:val="Listenabsatz"/>
        <w:numPr>
          <w:ilvl w:val="0"/>
          <w:numId w:val="14"/>
        </w:numPr>
        <w:rPr>
          <w:rFonts w:cstheme="minorHAnsi"/>
        </w:rPr>
      </w:pPr>
      <w:r w:rsidRPr="006D15B7">
        <w:rPr>
          <w:rFonts w:cstheme="minorHAnsi"/>
        </w:rPr>
        <w:t xml:space="preserve">Bürg. </w:t>
      </w:r>
      <w:proofErr w:type="spellStart"/>
      <w:r w:rsidRPr="006D15B7">
        <w:rPr>
          <w:rFonts w:cstheme="minorHAnsi"/>
        </w:rPr>
        <w:t>Öff</w:t>
      </w:r>
      <w:proofErr w:type="spellEnd"/>
      <w:r w:rsidRPr="006D15B7">
        <w:rPr>
          <w:rFonts w:cstheme="minorHAnsi"/>
        </w:rPr>
        <w:t>./Banken RV</w:t>
      </w:r>
    </w:p>
    <w:p w14:paraId="3A44B125" w14:textId="77777777" w:rsidR="009F37EC" w:rsidRPr="006D15B7" w:rsidRDefault="00BE72B9">
      <w:pPr>
        <w:pStyle w:val="Listenabsatz"/>
        <w:numPr>
          <w:ilvl w:val="0"/>
          <w:numId w:val="14"/>
        </w:numPr>
        <w:rPr>
          <w:rFonts w:cstheme="minorHAnsi"/>
        </w:rPr>
      </w:pPr>
      <w:r w:rsidRPr="006D15B7">
        <w:rPr>
          <w:rFonts w:cstheme="minorHAnsi"/>
        </w:rPr>
        <w:t xml:space="preserve">Bürg. </w:t>
      </w:r>
      <w:proofErr w:type="spellStart"/>
      <w:r w:rsidRPr="006D15B7">
        <w:rPr>
          <w:rFonts w:cstheme="minorHAnsi"/>
        </w:rPr>
        <w:t>Öff</w:t>
      </w:r>
      <w:proofErr w:type="spellEnd"/>
      <w:r w:rsidRPr="006D15B7">
        <w:rPr>
          <w:rFonts w:cstheme="minorHAnsi"/>
        </w:rPr>
        <w:t>./Banken IA</w:t>
      </w:r>
    </w:p>
    <w:p w14:paraId="784C9967" w14:textId="77777777" w:rsidR="009F37EC" w:rsidRPr="006D15B7" w:rsidRDefault="00BE72B9">
      <w:pPr>
        <w:pStyle w:val="Listenabsatz"/>
        <w:numPr>
          <w:ilvl w:val="0"/>
          <w:numId w:val="14"/>
        </w:numPr>
        <w:rPr>
          <w:rFonts w:cstheme="minorHAnsi"/>
        </w:rPr>
      </w:pPr>
      <w:r w:rsidRPr="006D15B7">
        <w:rPr>
          <w:rFonts w:cstheme="minorHAnsi"/>
        </w:rPr>
        <w:t>Sonst. Bürg. RV</w:t>
      </w:r>
    </w:p>
    <w:p w14:paraId="2DA5F0C4" w14:textId="77777777" w:rsidR="009F37EC" w:rsidRPr="006D15B7" w:rsidRDefault="00BE72B9">
      <w:pPr>
        <w:pStyle w:val="Listenabsatz"/>
        <w:numPr>
          <w:ilvl w:val="0"/>
          <w:numId w:val="14"/>
        </w:numPr>
        <w:rPr>
          <w:rFonts w:cstheme="minorHAnsi"/>
        </w:rPr>
      </w:pPr>
      <w:r w:rsidRPr="006D15B7">
        <w:rPr>
          <w:rFonts w:cstheme="minorHAnsi"/>
        </w:rPr>
        <w:t>Sonst. Bürg. IA</w:t>
      </w:r>
    </w:p>
    <w:p w14:paraId="52125BDB" w14:textId="77777777" w:rsidR="009F37EC" w:rsidRPr="006D15B7" w:rsidRDefault="00BE72B9">
      <w:pPr>
        <w:pStyle w:val="Listenabsatz"/>
        <w:numPr>
          <w:ilvl w:val="0"/>
          <w:numId w:val="14"/>
        </w:numPr>
        <w:rPr>
          <w:rFonts w:cstheme="minorHAnsi"/>
        </w:rPr>
      </w:pPr>
      <w:proofErr w:type="spellStart"/>
      <w:r w:rsidRPr="006D15B7">
        <w:rPr>
          <w:rFonts w:cstheme="minorHAnsi"/>
        </w:rPr>
        <w:t>Sicherh</w:t>
      </w:r>
      <w:proofErr w:type="spellEnd"/>
      <w:r w:rsidRPr="006D15B7">
        <w:rPr>
          <w:rFonts w:cstheme="minorHAnsi"/>
        </w:rPr>
        <w:t>.-</w:t>
      </w:r>
      <w:proofErr w:type="spellStart"/>
      <w:r w:rsidRPr="006D15B7">
        <w:rPr>
          <w:rFonts w:cstheme="minorHAnsi"/>
        </w:rPr>
        <w:t>Übereig</w:t>
      </w:r>
      <w:proofErr w:type="spellEnd"/>
      <w:r w:rsidRPr="006D15B7">
        <w:rPr>
          <w:rFonts w:cstheme="minorHAnsi"/>
        </w:rPr>
        <w:t>. RV</w:t>
      </w:r>
    </w:p>
    <w:p w14:paraId="255AB36E" w14:textId="77777777" w:rsidR="009F37EC" w:rsidRPr="006D15B7" w:rsidRDefault="00BE72B9">
      <w:pPr>
        <w:pStyle w:val="Listenabsatz"/>
        <w:numPr>
          <w:ilvl w:val="0"/>
          <w:numId w:val="14"/>
        </w:numPr>
        <w:rPr>
          <w:rFonts w:cstheme="minorHAnsi"/>
        </w:rPr>
      </w:pPr>
      <w:proofErr w:type="spellStart"/>
      <w:r w:rsidRPr="006D15B7">
        <w:rPr>
          <w:rFonts w:cstheme="minorHAnsi"/>
        </w:rPr>
        <w:t>Sicherh</w:t>
      </w:r>
      <w:proofErr w:type="spellEnd"/>
      <w:r w:rsidRPr="006D15B7">
        <w:rPr>
          <w:rFonts w:cstheme="minorHAnsi"/>
        </w:rPr>
        <w:t>.-</w:t>
      </w:r>
      <w:proofErr w:type="spellStart"/>
      <w:r w:rsidRPr="006D15B7">
        <w:rPr>
          <w:rFonts w:cstheme="minorHAnsi"/>
        </w:rPr>
        <w:t>Übereig</w:t>
      </w:r>
      <w:proofErr w:type="spellEnd"/>
      <w:r w:rsidRPr="006D15B7">
        <w:rPr>
          <w:rFonts w:cstheme="minorHAnsi"/>
        </w:rPr>
        <w:t>. IA</w:t>
      </w:r>
    </w:p>
    <w:p w14:paraId="23A258C2" w14:textId="77777777" w:rsidR="009F37EC" w:rsidRPr="006D15B7" w:rsidRDefault="00BE72B9">
      <w:pPr>
        <w:pStyle w:val="Listenabsatz"/>
        <w:numPr>
          <w:ilvl w:val="0"/>
          <w:numId w:val="14"/>
        </w:numPr>
        <w:rPr>
          <w:rFonts w:cstheme="minorHAnsi"/>
        </w:rPr>
      </w:pPr>
      <w:r w:rsidRPr="006D15B7">
        <w:rPr>
          <w:rFonts w:cstheme="minorHAnsi"/>
        </w:rPr>
        <w:t xml:space="preserve">Sonst. </w:t>
      </w:r>
      <w:proofErr w:type="spellStart"/>
      <w:r w:rsidRPr="006D15B7">
        <w:rPr>
          <w:rFonts w:cstheme="minorHAnsi"/>
        </w:rPr>
        <w:t>Sicherh</w:t>
      </w:r>
      <w:proofErr w:type="spellEnd"/>
      <w:r w:rsidRPr="006D15B7">
        <w:rPr>
          <w:rFonts w:cstheme="minorHAnsi"/>
        </w:rPr>
        <w:t>. RV</w:t>
      </w:r>
    </w:p>
    <w:p w14:paraId="2633BD21" w14:textId="77777777" w:rsidR="009F37EC" w:rsidRPr="006D15B7" w:rsidRDefault="00BE72B9">
      <w:pPr>
        <w:pStyle w:val="Listenabsatz"/>
        <w:numPr>
          <w:ilvl w:val="0"/>
          <w:numId w:val="14"/>
        </w:numPr>
        <w:rPr>
          <w:rFonts w:cstheme="minorHAnsi"/>
        </w:rPr>
      </w:pPr>
      <w:r w:rsidRPr="006D15B7">
        <w:rPr>
          <w:rFonts w:cstheme="minorHAnsi"/>
        </w:rPr>
        <w:t xml:space="preserve">Sonst. </w:t>
      </w:r>
      <w:proofErr w:type="spellStart"/>
      <w:r w:rsidRPr="006D15B7">
        <w:rPr>
          <w:rFonts w:cstheme="minorHAnsi"/>
        </w:rPr>
        <w:t>Sicherh</w:t>
      </w:r>
      <w:proofErr w:type="spellEnd"/>
      <w:r w:rsidRPr="006D15B7">
        <w:rPr>
          <w:rFonts w:cstheme="minorHAnsi"/>
        </w:rPr>
        <w:t>. IA</w:t>
      </w:r>
    </w:p>
    <w:p w14:paraId="29EB6CBD" w14:textId="77777777" w:rsidR="009F37EC" w:rsidRPr="006D15B7" w:rsidRDefault="00BE72B9">
      <w:pPr>
        <w:pStyle w:val="Listenabsatz"/>
        <w:numPr>
          <w:ilvl w:val="0"/>
          <w:numId w:val="14"/>
        </w:numPr>
        <w:rPr>
          <w:rFonts w:cstheme="minorHAnsi"/>
        </w:rPr>
      </w:pPr>
      <w:proofErr w:type="spellStart"/>
      <w:r w:rsidRPr="006D15B7">
        <w:rPr>
          <w:rFonts w:cstheme="minorHAnsi"/>
        </w:rPr>
        <w:t>Verpf</w:t>
      </w:r>
      <w:proofErr w:type="spellEnd"/>
      <w:r w:rsidRPr="006D15B7">
        <w:rPr>
          <w:rFonts w:cstheme="minorHAnsi"/>
        </w:rPr>
        <w:t xml:space="preserve">. </w:t>
      </w:r>
      <w:proofErr w:type="spellStart"/>
      <w:r w:rsidRPr="006D15B7">
        <w:rPr>
          <w:rFonts w:cstheme="minorHAnsi"/>
        </w:rPr>
        <w:t>Geldverm</w:t>
      </w:r>
      <w:proofErr w:type="spellEnd"/>
      <w:r w:rsidRPr="006D15B7">
        <w:rPr>
          <w:rFonts w:cstheme="minorHAnsi"/>
        </w:rPr>
        <w:t>. RV</w:t>
      </w:r>
    </w:p>
    <w:p w14:paraId="47B748A8" w14:textId="77777777" w:rsidR="009F37EC" w:rsidRPr="006D15B7" w:rsidRDefault="00BE72B9">
      <w:pPr>
        <w:pStyle w:val="Listenabsatz"/>
        <w:numPr>
          <w:ilvl w:val="0"/>
          <w:numId w:val="14"/>
        </w:numPr>
        <w:rPr>
          <w:rFonts w:cstheme="minorHAnsi"/>
        </w:rPr>
      </w:pPr>
      <w:proofErr w:type="spellStart"/>
      <w:r w:rsidRPr="006D15B7">
        <w:rPr>
          <w:rFonts w:cstheme="minorHAnsi"/>
        </w:rPr>
        <w:t>Verpf</w:t>
      </w:r>
      <w:proofErr w:type="spellEnd"/>
      <w:r w:rsidRPr="006D15B7">
        <w:rPr>
          <w:rFonts w:cstheme="minorHAnsi"/>
        </w:rPr>
        <w:t xml:space="preserve">. </w:t>
      </w:r>
      <w:proofErr w:type="spellStart"/>
      <w:r w:rsidRPr="006D15B7">
        <w:rPr>
          <w:rFonts w:cstheme="minorHAnsi"/>
        </w:rPr>
        <w:t>Geldverm</w:t>
      </w:r>
      <w:proofErr w:type="spellEnd"/>
      <w:r w:rsidRPr="006D15B7">
        <w:rPr>
          <w:rFonts w:cstheme="minorHAnsi"/>
        </w:rPr>
        <w:t>. IA</w:t>
      </w:r>
    </w:p>
    <w:p w14:paraId="5D6B1F22" w14:textId="77777777" w:rsidR="009F37EC" w:rsidRPr="006D15B7" w:rsidRDefault="00BE72B9">
      <w:pPr>
        <w:pStyle w:val="Listenabsatz"/>
        <w:numPr>
          <w:ilvl w:val="0"/>
          <w:numId w:val="14"/>
        </w:numPr>
        <w:rPr>
          <w:rFonts w:cstheme="minorHAnsi"/>
        </w:rPr>
      </w:pPr>
      <w:proofErr w:type="spellStart"/>
      <w:r w:rsidRPr="006D15B7">
        <w:rPr>
          <w:rFonts w:cstheme="minorHAnsi"/>
        </w:rPr>
        <w:t>Verpf</w:t>
      </w:r>
      <w:proofErr w:type="spellEnd"/>
      <w:r w:rsidRPr="006D15B7">
        <w:rPr>
          <w:rFonts w:cstheme="minorHAnsi"/>
        </w:rPr>
        <w:t>. Sonstiges RV</w:t>
      </w:r>
    </w:p>
    <w:p w14:paraId="71964DD7" w14:textId="77777777" w:rsidR="009F37EC" w:rsidRPr="006D15B7" w:rsidRDefault="00BE72B9">
      <w:pPr>
        <w:pStyle w:val="Listenabsatz"/>
        <w:numPr>
          <w:ilvl w:val="0"/>
          <w:numId w:val="14"/>
        </w:numPr>
        <w:rPr>
          <w:rFonts w:cstheme="minorHAnsi"/>
        </w:rPr>
      </w:pPr>
      <w:proofErr w:type="spellStart"/>
      <w:r w:rsidRPr="006D15B7">
        <w:rPr>
          <w:rFonts w:cstheme="minorHAnsi"/>
        </w:rPr>
        <w:t>Verpf</w:t>
      </w:r>
      <w:proofErr w:type="spellEnd"/>
      <w:r w:rsidRPr="006D15B7">
        <w:rPr>
          <w:rFonts w:cstheme="minorHAnsi"/>
        </w:rPr>
        <w:t>. Sonstiges IA</w:t>
      </w:r>
    </w:p>
    <w:p w14:paraId="2E351FED" w14:textId="77777777" w:rsidR="009F37EC" w:rsidRPr="006D15B7" w:rsidRDefault="00BE72B9">
      <w:pPr>
        <w:pStyle w:val="Listenabsatz"/>
        <w:numPr>
          <w:ilvl w:val="0"/>
          <w:numId w:val="14"/>
        </w:numPr>
        <w:rPr>
          <w:rFonts w:cstheme="minorHAnsi"/>
        </w:rPr>
      </w:pPr>
      <w:r w:rsidRPr="006D15B7">
        <w:rPr>
          <w:rFonts w:cstheme="minorHAnsi"/>
        </w:rPr>
        <w:t xml:space="preserve">GK </w:t>
      </w:r>
      <w:proofErr w:type="spellStart"/>
      <w:r w:rsidRPr="006D15B7">
        <w:rPr>
          <w:rFonts w:cstheme="minorHAnsi"/>
        </w:rPr>
        <w:t>Enga</w:t>
      </w:r>
      <w:proofErr w:type="spellEnd"/>
      <w:r w:rsidRPr="006D15B7">
        <w:rPr>
          <w:rFonts w:cstheme="minorHAnsi"/>
        </w:rPr>
        <w:t xml:space="preserve"> RV</w:t>
      </w:r>
    </w:p>
    <w:p w14:paraId="47169373" w14:textId="77777777" w:rsidR="009F37EC" w:rsidRPr="006D15B7" w:rsidRDefault="00BE72B9">
      <w:pPr>
        <w:pStyle w:val="Listenabsatz"/>
        <w:numPr>
          <w:ilvl w:val="0"/>
          <w:numId w:val="14"/>
        </w:numPr>
        <w:rPr>
          <w:rFonts w:cstheme="minorHAnsi"/>
        </w:rPr>
      </w:pPr>
      <w:r w:rsidRPr="006D15B7">
        <w:rPr>
          <w:rFonts w:cstheme="minorHAnsi"/>
        </w:rPr>
        <w:t xml:space="preserve">GK </w:t>
      </w:r>
      <w:proofErr w:type="spellStart"/>
      <w:r w:rsidRPr="006D15B7">
        <w:rPr>
          <w:rFonts w:cstheme="minorHAnsi"/>
        </w:rPr>
        <w:t>Enga</w:t>
      </w:r>
      <w:proofErr w:type="spellEnd"/>
      <w:r w:rsidRPr="006D15B7">
        <w:rPr>
          <w:rFonts w:cstheme="minorHAnsi"/>
        </w:rPr>
        <w:t xml:space="preserve"> EA</w:t>
      </w:r>
    </w:p>
    <w:p w14:paraId="48238023" w14:textId="77777777" w:rsidR="009F37EC" w:rsidRPr="006D15B7" w:rsidRDefault="00BE72B9">
      <w:pPr>
        <w:pStyle w:val="Listenabsatz"/>
        <w:numPr>
          <w:ilvl w:val="0"/>
          <w:numId w:val="14"/>
        </w:numPr>
        <w:rPr>
          <w:rFonts w:cstheme="minorHAnsi"/>
        </w:rPr>
      </w:pPr>
      <w:r w:rsidRPr="006D15B7">
        <w:rPr>
          <w:rFonts w:cstheme="minorHAnsi"/>
        </w:rPr>
        <w:t xml:space="preserve">GK </w:t>
      </w:r>
      <w:proofErr w:type="spellStart"/>
      <w:r w:rsidRPr="006D15B7">
        <w:rPr>
          <w:rFonts w:cstheme="minorHAnsi"/>
        </w:rPr>
        <w:t>Enga</w:t>
      </w:r>
      <w:proofErr w:type="spellEnd"/>
      <w:r w:rsidRPr="006D15B7">
        <w:rPr>
          <w:rFonts w:cstheme="minorHAnsi"/>
        </w:rPr>
        <w:t xml:space="preserve"> BVRV</w:t>
      </w:r>
    </w:p>
    <w:p w14:paraId="14F7A4FF" w14:textId="77777777" w:rsidR="009F37EC" w:rsidRPr="006D15B7" w:rsidRDefault="00BE72B9">
      <w:pPr>
        <w:pStyle w:val="Listenabsatz"/>
        <w:numPr>
          <w:ilvl w:val="0"/>
          <w:numId w:val="14"/>
        </w:numPr>
        <w:rPr>
          <w:rFonts w:cstheme="minorHAnsi"/>
        </w:rPr>
      </w:pPr>
      <w:r w:rsidRPr="006D15B7">
        <w:rPr>
          <w:rFonts w:cstheme="minorHAnsi"/>
        </w:rPr>
        <w:t xml:space="preserve">GK </w:t>
      </w:r>
      <w:proofErr w:type="spellStart"/>
      <w:r w:rsidRPr="006D15B7">
        <w:rPr>
          <w:rFonts w:cstheme="minorHAnsi"/>
        </w:rPr>
        <w:t>Enga</w:t>
      </w:r>
      <w:proofErr w:type="spellEnd"/>
      <w:r w:rsidRPr="006D15B7">
        <w:rPr>
          <w:rFonts w:cstheme="minorHAnsi"/>
        </w:rPr>
        <w:t xml:space="preserve"> BVIA</w:t>
      </w:r>
    </w:p>
    <w:p w14:paraId="7B817BC9" w14:textId="77777777" w:rsidR="009F37EC" w:rsidRPr="006D15B7" w:rsidRDefault="00BE72B9">
      <w:pPr>
        <w:pStyle w:val="Listenabsatz"/>
        <w:numPr>
          <w:ilvl w:val="0"/>
          <w:numId w:val="14"/>
        </w:numPr>
        <w:rPr>
          <w:rFonts w:cstheme="minorHAnsi"/>
        </w:rPr>
      </w:pPr>
      <w:r w:rsidRPr="006D15B7">
        <w:rPr>
          <w:rFonts w:cstheme="minorHAnsi"/>
        </w:rPr>
        <w:t>GK K</w:t>
      </w:r>
      <w:r w:rsidRPr="006D15B7">
        <w:rPr>
          <w:rFonts w:cstheme="minorHAnsi"/>
        </w:rPr>
        <w:t>D RV</w:t>
      </w:r>
    </w:p>
    <w:p w14:paraId="3176D438" w14:textId="77777777" w:rsidR="009F37EC" w:rsidRPr="006D15B7" w:rsidRDefault="00BE72B9">
      <w:pPr>
        <w:pStyle w:val="Listenabsatz"/>
        <w:numPr>
          <w:ilvl w:val="0"/>
          <w:numId w:val="14"/>
        </w:numPr>
        <w:rPr>
          <w:rFonts w:cstheme="minorHAnsi"/>
        </w:rPr>
      </w:pPr>
      <w:r w:rsidRPr="006D15B7">
        <w:rPr>
          <w:rFonts w:cstheme="minorHAnsi"/>
        </w:rPr>
        <w:t>GK KD EA</w:t>
      </w:r>
    </w:p>
    <w:p w14:paraId="36B8281C" w14:textId="77777777" w:rsidR="009F37EC" w:rsidRPr="006D15B7" w:rsidRDefault="00BE72B9">
      <w:pPr>
        <w:pStyle w:val="Listenabsatz"/>
        <w:numPr>
          <w:ilvl w:val="0"/>
          <w:numId w:val="14"/>
        </w:numPr>
        <w:rPr>
          <w:rFonts w:cstheme="minorHAnsi"/>
        </w:rPr>
      </w:pPr>
      <w:r w:rsidRPr="006D15B7">
        <w:rPr>
          <w:rFonts w:cstheme="minorHAnsi"/>
        </w:rPr>
        <w:t>GK KD BVRV</w:t>
      </w:r>
    </w:p>
    <w:p w14:paraId="51E783C0" w14:textId="77777777" w:rsidR="009F37EC" w:rsidRPr="006D15B7" w:rsidRDefault="00BE72B9">
      <w:pPr>
        <w:pStyle w:val="Listenabsatz"/>
        <w:numPr>
          <w:ilvl w:val="0"/>
          <w:numId w:val="14"/>
        </w:numPr>
        <w:rPr>
          <w:rFonts w:cstheme="minorHAnsi"/>
        </w:rPr>
      </w:pPr>
      <w:r w:rsidRPr="006D15B7">
        <w:rPr>
          <w:rFonts w:cstheme="minorHAnsi"/>
        </w:rPr>
        <w:t>GK KD BVIA</w:t>
      </w:r>
    </w:p>
    <w:p w14:paraId="39B644D3" w14:textId="77777777" w:rsidR="009F37EC" w:rsidRPr="006D15B7" w:rsidRDefault="00BE72B9">
      <w:pPr>
        <w:pStyle w:val="Listenabsatz"/>
        <w:numPr>
          <w:ilvl w:val="0"/>
          <w:numId w:val="14"/>
        </w:numPr>
        <w:rPr>
          <w:rFonts w:cstheme="minorHAnsi"/>
        </w:rPr>
      </w:pPr>
      <w:r w:rsidRPr="006D15B7">
        <w:rPr>
          <w:rFonts w:cstheme="minorHAnsi"/>
        </w:rPr>
        <w:t xml:space="preserve">GK KD </w:t>
      </w:r>
      <w:proofErr w:type="spellStart"/>
      <w:r w:rsidRPr="006D15B7">
        <w:rPr>
          <w:rFonts w:cstheme="minorHAnsi"/>
        </w:rPr>
        <w:t>NtoBVRV</w:t>
      </w:r>
      <w:proofErr w:type="spellEnd"/>
    </w:p>
    <w:p w14:paraId="207B37F5" w14:textId="77777777" w:rsidR="009F37EC" w:rsidRPr="006D15B7" w:rsidRDefault="00BE72B9">
      <w:pPr>
        <w:pStyle w:val="Listenabsatz"/>
        <w:numPr>
          <w:ilvl w:val="0"/>
          <w:numId w:val="14"/>
        </w:numPr>
        <w:rPr>
          <w:rFonts w:cstheme="minorHAnsi"/>
        </w:rPr>
      </w:pPr>
      <w:r w:rsidRPr="006D15B7">
        <w:rPr>
          <w:rFonts w:cstheme="minorHAnsi"/>
        </w:rPr>
        <w:t>Direkt-Abschreibung</w:t>
      </w:r>
    </w:p>
    <w:p w14:paraId="321E7BA9" w14:textId="77777777" w:rsidR="009F37EC" w:rsidRPr="006D15B7" w:rsidRDefault="00BE72B9">
      <w:pPr>
        <w:pStyle w:val="Listenabsatz"/>
        <w:numPr>
          <w:ilvl w:val="0"/>
          <w:numId w:val="14"/>
        </w:numPr>
        <w:rPr>
          <w:rFonts w:cstheme="minorHAnsi"/>
        </w:rPr>
      </w:pPr>
      <w:r w:rsidRPr="006D15B7">
        <w:rPr>
          <w:rFonts w:cstheme="minorHAnsi"/>
        </w:rPr>
        <w:t>Berater</w:t>
      </w:r>
    </w:p>
    <w:p w14:paraId="567ACB13" w14:textId="77777777" w:rsidR="009F37EC" w:rsidRPr="006D15B7" w:rsidRDefault="00BE72B9">
      <w:pPr>
        <w:pStyle w:val="Listenabsatz"/>
        <w:numPr>
          <w:ilvl w:val="0"/>
          <w:numId w:val="14"/>
        </w:numPr>
        <w:rPr>
          <w:rFonts w:cstheme="minorHAnsi"/>
        </w:rPr>
      </w:pPr>
      <w:r w:rsidRPr="006D15B7">
        <w:rPr>
          <w:rFonts w:cstheme="minorHAnsi"/>
        </w:rPr>
        <w:t>Gewerblich/Privat</w:t>
      </w:r>
    </w:p>
    <w:p w14:paraId="3FCD7916" w14:textId="77777777" w:rsidR="009F37EC" w:rsidRPr="006D15B7" w:rsidRDefault="00BE72B9">
      <w:pPr>
        <w:pStyle w:val="Listenabsatz"/>
        <w:numPr>
          <w:ilvl w:val="0"/>
          <w:numId w:val="14"/>
        </w:numPr>
        <w:rPr>
          <w:rFonts w:cstheme="minorHAnsi"/>
        </w:rPr>
      </w:pPr>
      <w:r w:rsidRPr="006D15B7">
        <w:rPr>
          <w:rFonts w:cstheme="minorHAnsi"/>
        </w:rPr>
        <w:t>Rechtsform</w:t>
      </w:r>
    </w:p>
    <w:p w14:paraId="48AB0B05" w14:textId="77777777" w:rsidR="009F37EC" w:rsidRPr="006D15B7" w:rsidRDefault="00BE72B9">
      <w:pPr>
        <w:pStyle w:val="Listenabsatz"/>
        <w:numPr>
          <w:ilvl w:val="0"/>
          <w:numId w:val="14"/>
        </w:numPr>
        <w:rPr>
          <w:rFonts w:cstheme="minorHAnsi"/>
        </w:rPr>
      </w:pPr>
      <w:r w:rsidRPr="006D15B7">
        <w:rPr>
          <w:rFonts w:cstheme="minorHAnsi"/>
        </w:rPr>
        <w:t>Branche</w:t>
      </w:r>
    </w:p>
    <w:p w14:paraId="64D2AA56" w14:textId="77777777" w:rsidR="009F37EC" w:rsidRPr="006D15B7" w:rsidRDefault="00BE72B9">
      <w:pPr>
        <w:pStyle w:val="Listenabsatz"/>
        <w:numPr>
          <w:ilvl w:val="0"/>
          <w:numId w:val="14"/>
        </w:numPr>
        <w:rPr>
          <w:rFonts w:cstheme="minorHAnsi"/>
        </w:rPr>
      </w:pPr>
      <w:r w:rsidRPr="006D15B7">
        <w:rPr>
          <w:rFonts w:cstheme="minorHAnsi"/>
        </w:rPr>
        <w:lastRenderedPageBreak/>
        <w:t>KPM-Branche</w:t>
      </w:r>
    </w:p>
    <w:p w14:paraId="00DD9830" w14:textId="77777777" w:rsidR="009F37EC" w:rsidRPr="006D15B7" w:rsidRDefault="00BE72B9">
      <w:pPr>
        <w:pStyle w:val="Listenabsatz"/>
        <w:numPr>
          <w:ilvl w:val="0"/>
          <w:numId w:val="14"/>
        </w:numPr>
        <w:rPr>
          <w:rFonts w:cstheme="minorHAnsi"/>
        </w:rPr>
      </w:pPr>
      <w:r w:rsidRPr="006D15B7">
        <w:rPr>
          <w:rFonts w:cstheme="minorHAnsi"/>
        </w:rPr>
        <w:t xml:space="preserve">KPM </w:t>
      </w:r>
      <w:proofErr w:type="spellStart"/>
      <w:r w:rsidRPr="006D15B7">
        <w:rPr>
          <w:rFonts w:cstheme="minorHAnsi"/>
        </w:rPr>
        <w:t>Berücks</w:t>
      </w:r>
      <w:proofErr w:type="spellEnd"/>
      <w:r w:rsidRPr="006D15B7">
        <w:rPr>
          <w:rFonts w:cstheme="minorHAnsi"/>
        </w:rPr>
        <w:t>. KD RS</w:t>
      </w:r>
    </w:p>
    <w:p w14:paraId="50240EFA" w14:textId="77777777" w:rsidR="009F37EC" w:rsidRPr="006D15B7" w:rsidRDefault="00BE72B9">
      <w:pPr>
        <w:pStyle w:val="Listenabsatz"/>
        <w:numPr>
          <w:ilvl w:val="0"/>
          <w:numId w:val="14"/>
        </w:numPr>
        <w:rPr>
          <w:rFonts w:cstheme="minorHAnsi"/>
        </w:rPr>
      </w:pPr>
      <w:r w:rsidRPr="006D15B7">
        <w:rPr>
          <w:rFonts w:cstheme="minorHAnsi"/>
        </w:rPr>
        <w:t>Kontowährung</w:t>
      </w:r>
    </w:p>
    <w:p w14:paraId="125F66BD" w14:textId="77777777" w:rsidR="009F37EC" w:rsidRPr="006D15B7" w:rsidRDefault="00BE72B9">
      <w:pPr>
        <w:pStyle w:val="Listenabsatz"/>
        <w:numPr>
          <w:ilvl w:val="0"/>
          <w:numId w:val="14"/>
        </w:numPr>
        <w:rPr>
          <w:rFonts w:cstheme="minorHAnsi"/>
        </w:rPr>
      </w:pPr>
      <w:r w:rsidRPr="006D15B7">
        <w:rPr>
          <w:rFonts w:cstheme="minorHAnsi"/>
        </w:rPr>
        <w:t>Länderschlüssel</w:t>
      </w:r>
    </w:p>
    <w:p w14:paraId="70F51E66" w14:textId="77777777" w:rsidR="009F37EC" w:rsidRPr="006D15B7" w:rsidRDefault="00BE72B9">
      <w:pPr>
        <w:pStyle w:val="Listenabsatz"/>
        <w:numPr>
          <w:ilvl w:val="0"/>
          <w:numId w:val="14"/>
        </w:numPr>
        <w:rPr>
          <w:rFonts w:cstheme="minorHAnsi"/>
        </w:rPr>
      </w:pPr>
      <w:r w:rsidRPr="006D15B7">
        <w:rPr>
          <w:rFonts w:cstheme="minorHAnsi"/>
        </w:rPr>
        <w:t>Kunde seit Datum</w:t>
      </w:r>
    </w:p>
    <w:p w14:paraId="069C22AC" w14:textId="77777777" w:rsidR="009F37EC" w:rsidRPr="006D15B7" w:rsidRDefault="00BE72B9">
      <w:pPr>
        <w:pStyle w:val="Listenabsatz"/>
        <w:numPr>
          <w:ilvl w:val="0"/>
          <w:numId w:val="14"/>
        </w:numPr>
        <w:rPr>
          <w:rFonts w:cstheme="minorHAnsi"/>
        </w:rPr>
      </w:pPr>
      <w:r w:rsidRPr="006D15B7">
        <w:rPr>
          <w:rFonts w:cstheme="minorHAnsi"/>
        </w:rPr>
        <w:t>Geb./</w:t>
      </w:r>
      <w:proofErr w:type="spellStart"/>
      <w:r w:rsidRPr="006D15B7">
        <w:rPr>
          <w:rFonts w:cstheme="minorHAnsi"/>
        </w:rPr>
        <w:t>Gründ</w:t>
      </w:r>
      <w:proofErr w:type="spellEnd"/>
      <w:r w:rsidRPr="006D15B7">
        <w:rPr>
          <w:rFonts w:cstheme="minorHAnsi"/>
        </w:rPr>
        <w:t>.-Datum</w:t>
      </w:r>
    </w:p>
    <w:p w14:paraId="2EEADE74" w14:textId="77777777" w:rsidR="009F37EC" w:rsidRPr="006D15B7" w:rsidRDefault="00BE72B9">
      <w:pPr>
        <w:pStyle w:val="Listenabsatz"/>
        <w:numPr>
          <w:ilvl w:val="0"/>
          <w:numId w:val="14"/>
        </w:numPr>
        <w:rPr>
          <w:rFonts w:cstheme="minorHAnsi"/>
        </w:rPr>
      </w:pPr>
      <w:r w:rsidRPr="006D15B7">
        <w:rPr>
          <w:rFonts w:cstheme="minorHAnsi"/>
        </w:rPr>
        <w:t>GAB</w:t>
      </w:r>
    </w:p>
    <w:p w14:paraId="0364C3F0" w14:textId="77777777" w:rsidR="009F37EC" w:rsidRPr="006D15B7" w:rsidRDefault="00BE72B9">
      <w:pPr>
        <w:pStyle w:val="Listenabsatz"/>
        <w:numPr>
          <w:ilvl w:val="0"/>
          <w:numId w:val="14"/>
        </w:numPr>
        <w:rPr>
          <w:rFonts w:cstheme="minorHAnsi"/>
        </w:rPr>
      </w:pPr>
      <w:proofErr w:type="spellStart"/>
      <w:r w:rsidRPr="006D15B7">
        <w:rPr>
          <w:rFonts w:cstheme="minorHAnsi"/>
        </w:rPr>
        <w:t>agree</w:t>
      </w:r>
      <w:proofErr w:type="spellEnd"/>
      <w:r w:rsidRPr="006D15B7">
        <w:rPr>
          <w:rFonts w:cstheme="minorHAnsi"/>
        </w:rPr>
        <w:t>-Produktnummer</w:t>
      </w:r>
    </w:p>
    <w:p w14:paraId="4BBD7FB7" w14:textId="77777777" w:rsidR="009F37EC" w:rsidRPr="006D15B7" w:rsidRDefault="00BE72B9">
      <w:pPr>
        <w:pStyle w:val="Listenabsatz"/>
        <w:numPr>
          <w:ilvl w:val="0"/>
          <w:numId w:val="14"/>
        </w:numPr>
        <w:rPr>
          <w:rFonts w:cstheme="minorHAnsi"/>
        </w:rPr>
      </w:pPr>
      <w:proofErr w:type="spellStart"/>
      <w:r w:rsidRPr="006D15B7">
        <w:rPr>
          <w:rFonts w:cstheme="minorHAnsi"/>
        </w:rPr>
        <w:t>CVaR</w:t>
      </w:r>
      <w:proofErr w:type="spellEnd"/>
    </w:p>
    <w:p w14:paraId="3FD96BCB" w14:textId="77777777" w:rsidR="009F37EC" w:rsidRPr="006D15B7" w:rsidRDefault="00BE72B9">
      <w:pPr>
        <w:pStyle w:val="Listenabsatz"/>
        <w:numPr>
          <w:ilvl w:val="0"/>
          <w:numId w:val="14"/>
        </w:numPr>
        <w:rPr>
          <w:rFonts w:cstheme="minorHAnsi"/>
        </w:rPr>
      </w:pPr>
      <w:proofErr w:type="spellStart"/>
      <w:r w:rsidRPr="006D15B7">
        <w:rPr>
          <w:rFonts w:cstheme="minorHAnsi"/>
        </w:rPr>
        <w:t>Expected</w:t>
      </w:r>
      <w:proofErr w:type="spellEnd"/>
      <w:r w:rsidRPr="006D15B7">
        <w:rPr>
          <w:rFonts w:cstheme="minorHAnsi"/>
        </w:rPr>
        <w:t xml:space="preserve"> Loss</w:t>
      </w:r>
    </w:p>
    <w:p w14:paraId="13091C32" w14:textId="77777777" w:rsidR="009F37EC" w:rsidRPr="006D15B7" w:rsidRDefault="00BE72B9">
      <w:pPr>
        <w:pStyle w:val="Listenabsatz"/>
        <w:numPr>
          <w:ilvl w:val="0"/>
          <w:numId w:val="14"/>
        </w:numPr>
        <w:rPr>
          <w:rFonts w:cstheme="minorHAnsi"/>
        </w:rPr>
      </w:pPr>
      <w:r w:rsidRPr="006D15B7">
        <w:rPr>
          <w:rFonts w:cstheme="minorHAnsi"/>
        </w:rPr>
        <w:t xml:space="preserve">Risikostatus </w:t>
      </w:r>
      <w:proofErr w:type="spellStart"/>
      <w:r w:rsidRPr="006D15B7">
        <w:rPr>
          <w:rFonts w:cstheme="minorHAnsi"/>
        </w:rPr>
        <w:t>MaK</w:t>
      </w:r>
      <w:proofErr w:type="spellEnd"/>
    </w:p>
    <w:p w14:paraId="5F8B6EA6" w14:textId="77777777" w:rsidR="009F37EC" w:rsidRPr="006D15B7" w:rsidRDefault="00BE72B9">
      <w:pPr>
        <w:pStyle w:val="Listenabsatz"/>
        <w:numPr>
          <w:ilvl w:val="0"/>
          <w:numId w:val="14"/>
        </w:numPr>
        <w:rPr>
          <w:rFonts w:cstheme="minorHAnsi"/>
        </w:rPr>
      </w:pPr>
      <w:r w:rsidRPr="006D15B7">
        <w:rPr>
          <w:rFonts w:cstheme="minorHAnsi"/>
        </w:rPr>
        <w:t>Risikokennzeichen</w:t>
      </w:r>
    </w:p>
    <w:p w14:paraId="0320B0E6" w14:textId="77777777" w:rsidR="009F37EC" w:rsidRPr="006D15B7" w:rsidRDefault="00BE72B9">
      <w:pPr>
        <w:pStyle w:val="Listenabsatz"/>
        <w:numPr>
          <w:ilvl w:val="0"/>
          <w:numId w:val="14"/>
        </w:numPr>
        <w:rPr>
          <w:rFonts w:cstheme="minorHAnsi"/>
        </w:rPr>
      </w:pPr>
      <w:r w:rsidRPr="006D15B7">
        <w:rPr>
          <w:rFonts w:cstheme="minorHAnsi"/>
        </w:rPr>
        <w:t>Kunden/Eigengeschäft</w:t>
      </w:r>
    </w:p>
    <w:p w14:paraId="182F0BD3" w14:textId="77777777" w:rsidR="009F37EC" w:rsidRPr="006D15B7" w:rsidRDefault="00BE72B9">
      <w:pPr>
        <w:pStyle w:val="Listenabsatz"/>
        <w:numPr>
          <w:ilvl w:val="0"/>
          <w:numId w:val="14"/>
        </w:numPr>
        <w:rPr>
          <w:rFonts w:cstheme="minorHAnsi"/>
        </w:rPr>
      </w:pPr>
      <w:r w:rsidRPr="006D15B7">
        <w:rPr>
          <w:rFonts w:cstheme="minorHAnsi"/>
        </w:rPr>
        <w:t>Überziehung (</w:t>
      </w:r>
      <w:proofErr w:type="spellStart"/>
      <w:r w:rsidRPr="006D15B7">
        <w:rPr>
          <w:rFonts w:cstheme="minorHAnsi"/>
        </w:rPr>
        <w:t>Kto</w:t>
      </w:r>
      <w:proofErr w:type="spellEnd"/>
      <w:r w:rsidRPr="006D15B7">
        <w:rPr>
          <w:rFonts w:cstheme="minorHAnsi"/>
        </w:rPr>
        <w:t>)</w:t>
      </w:r>
    </w:p>
    <w:p w14:paraId="5FE54DD5" w14:textId="77777777" w:rsidR="009F37EC" w:rsidRPr="006D15B7" w:rsidRDefault="00BE72B9">
      <w:pPr>
        <w:pStyle w:val="Listenabsatz"/>
        <w:numPr>
          <w:ilvl w:val="0"/>
          <w:numId w:val="14"/>
        </w:numPr>
        <w:rPr>
          <w:rFonts w:cstheme="minorHAnsi"/>
        </w:rPr>
      </w:pPr>
      <w:r w:rsidRPr="006D15B7">
        <w:rPr>
          <w:rFonts w:cstheme="minorHAnsi"/>
        </w:rPr>
        <w:t xml:space="preserve">Tage </w:t>
      </w:r>
      <w:proofErr w:type="spellStart"/>
      <w:r w:rsidRPr="006D15B7">
        <w:rPr>
          <w:rFonts w:cstheme="minorHAnsi"/>
        </w:rPr>
        <w:t>Überz</w:t>
      </w:r>
      <w:proofErr w:type="spellEnd"/>
      <w:r w:rsidRPr="006D15B7">
        <w:rPr>
          <w:rFonts w:cstheme="minorHAnsi"/>
        </w:rPr>
        <w:t>. (</w:t>
      </w:r>
      <w:proofErr w:type="spellStart"/>
      <w:r w:rsidRPr="006D15B7">
        <w:rPr>
          <w:rFonts w:cstheme="minorHAnsi"/>
        </w:rPr>
        <w:t>Kto</w:t>
      </w:r>
      <w:proofErr w:type="spellEnd"/>
      <w:r w:rsidRPr="006D15B7">
        <w:rPr>
          <w:rFonts w:cstheme="minorHAnsi"/>
        </w:rPr>
        <w:t>)</w:t>
      </w:r>
    </w:p>
    <w:p w14:paraId="7AE7CD5A" w14:textId="77777777" w:rsidR="009F37EC" w:rsidRPr="006D15B7" w:rsidRDefault="00BE72B9">
      <w:pPr>
        <w:pStyle w:val="Listenabsatz"/>
        <w:numPr>
          <w:ilvl w:val="0"/>
          <w:numId w:val="14"/>
        </w:numPr>
        <w:rPr>
          <w:rFonts w:cstheme="minorHAnsi"/>
        </w:rPr>
      </w:pPr>
      <w:proofErr w:type="spellStart"/>
      <w:r w:rsidRPr="006D15B7">
        <w:rPr>
          <w:rFonts w:cstheme="minorHAnsi"/>
        </w:rPr>
        <w:t>Überz</w:t>
      </w:r>
      <w:proofErr w:type="spellEnd"/>
      <w:r w:rsidRPr="006D15B7">
        <w:rPr>
          <w:rFonts w:cstheme="minorHAnsi"/>
        </w:rPr>
        <w:t xml:space="preserve">. </w:t>
      </w:r>
      <w:proofErr w:type="spellStart"/>
      <w:r w:rsidRPr="006D15B7">
        <w:rPr>
          <w:rFonts w:cstheme="minorHAnsi"/>
        </w:rPr>
        <w:t>Kd</w:t>
      </w:r>
      <w:proofErr w:type="spellEnd"/>
      <w:r w:rsidRPr="006D15B7">
        <w:rPr>
          <w:rFonts w:cstheme="minorHAnsi"/>
        </w:rPr>
        <w:t>-BASEL</w:t>
      </w:r>
    </w:p>
    <w:p w14:paraId="29BDE1E5" w14:textId="77777777" w:rsidR="009F37EC" w:rsidRPr="006D15B7" w:rsidRDefault="00BE72B9">
      <w:pPr>
        <w:pStyle w:val="Listenabsatz"/>
        <w:numPr>
          <w:ilvl w:val="0"/>
          <w:numId w:val="14"/>
        </w:numPr>
        <w:rPr>
          <w:rFonts w:cstheme="minorHAnsi"/>
        </w:rPr>
      </w:pPr>
      <w:r w:rsidRPr="006D15B7">
        <w:rPr>
          <w:rFonts w:cstheme="minorHAnsi"/>
        </w:rPr>
        <w:t xml:space="preserve">Tage </w:t>
      </w:r>
      <w:proofErr w:type="spellStart"/>
      <w:r w:rsidRPr="006D15B7">
        <w:rPr>
          <w:rFonts w:cstheme="minorHAnsi"/>
        </w:rPr>
        <w:t>Überz</w:t>
      </w:r>
      <w:proofErr w:type="spellEnd"/>
      <w:r w:rsidRPr="006D15B7">
        <w:rPr>
          <w:rFonts w:cstheme="minorHAnsi"/>
        </w:rPr>
        <w:t xml:space="preserve">. </w:t>
      </w:r>
      <w:proofErr w:type="spellStart"/>
      <w:r w:rsidRPr="006D15B7">
        <w:rPr>
          <w:rFonts w:cstheme="minorHAnsi"/>
        </w:rPr>
        <w:t>Kd</w:t>
      </w:r>
      <w:proofErr w:type="spellEnd"/>
      <w:r w:rsidRPr="006D15B7">
        <w:rPr>
          <w:rFonts w:cstheme="minorHAnsi"/>
        </w:rPr>
        <w:t>-BASEL</w:t>
      </w:r>
    </w:p>
    <w:p w14:paraId="748FCCC1" w14:textId="77777777" w:rsidR="009F37EC" w:rsidRPr="006D15B7" w:rsidRDefault="00BE72B9">
      <w:pPr>
        <w:pStyle w:val="Listenabsatz"/>
        <w:numPr>
          <w:ilvl w:val="0"/>
          <w:numId w:val="14"/>
        </w:numPr>
        <w:rPr>
          <w:rFonts w:cstheme="minorHAnsi"/>
        </w:rPr>
      </w:pPr>
      <w:r w:rsidRPr="006D15B7">
        <w:rPr>
          <w:rFonts w:cstheme="minorHAnsi"/>
        </w:rPr>
        <w:t xml:space="preserve">GK KD </w:t>
      </w:r>
      <w:proofErr w:type="spellStart"/>
      <w:r w:rsidRPr="006D15B7">
        <w:rPr>
          <w:rFonts w:cstheme="minorHAnsi"/>
        </w:rPr>
        <w:t>Überz</w:t>
      </w:r>
      <w:proofErr w:type="spellEnd"/>
    </w:p>
    <w:p w14:paraId="4BAEFBA7" w14:textId="77777777" w:rsidR="009F37EC" w:rsidRPr="006D15B7" w:rsidRDefault="00BE72B9">
      <w:pPr>
        <w:pStyle w:val="Listenabsatz"/>
        <w:numPr>
          <w:ilvl w:val="0"/>
          <w:numId w:val="14"/>
        </w:numPr>
        <w:rPr>
          <w:rFonts w:cstheme="minorHAnsi"/>
        </w:rPr>
      </w:pPr>
      <w:r w:rsidRPr="006D15B7">
        <w:rPr>
          <w:rFonts w:cstheme="minorHAnsi"/>
        </w:rPr>
        <w:t xml:space="preserve">Tage </w:t>
      </w:r>
      <w:proofErr w:type="spellStart"/>
      <w:r w:rsidRPr="006D15B7">
        <w:rPr>
          <w:rFonts w:cstheme="minorHAnsi"/>
        </w:rPr>
        <w:t>Überz</w:t>
      </w:r>
      <w:proofErr w:type="spellEnd"/>
      <w:r w:rsidRPr="006D15B7">
        <w:rPr>
          <w:rFonts w:cstheme="minorHAnsi"/>
        </w:rPr>
        <w:t>. Kunde</w:t>
      </w:r>
    </w:p>
    <w:p w14:paraId="12F9131B" w14:textId="77777777" w:rsidR="009F37EC" w:rsidRPr="006D15B7" w:rsidRDefault="00BE72B9">
      <w:pPr>
        <w:pStyle w:val="Listenabsatz"/>
        <w:numPr>
          <w:ilvl w:val="0"/>
          <w:numId w:val="14"/>
        </w:numPr>
        <w:rPr>
          <w:rFonts w:cstheme="minorHAnsi"/>
        </w:rPr>
      </w:pPr>
      <w:proofErr w:type="spellStart"/>
      <w:r w:rsidRPr="006D15B7">
        <w:rPr>
          <w:rFonts w:cstheme="minorHAnsi"/>
        </w:rPr>
        <w:t>Überz</w:t>
      </w:r>
      <w:proofErr w:type="spellEnd"/>
      <w:r w:rsidRPr="006D15B7">
        <w:rPr>
          <w:rFonts w:cstheme="minorHAnsi"/>
        </w:rPr>
        <w:t>. Eng-BASEL</w:t>
      </w:r>
    </w:p>
    <w:p w14:paraId="785EB9B0" w14:textId="77777777" w:rsidR="009F37EC" w:rsidRPr="006D15B7" w:rsidRDefault="00BE72B9">
      <w:pPr>
        <w:pStyle w:val="Listenabsatz"/>
        <w:numPr>
          <w:ilvl w:val="0"/>
          <w:numId w:val="14"/>
        </w:numPr>
        <w:rPr>
          <w:rFonts w:cstheme="minorHAnsi"/>
        </w:rPr>
      </w:pPr>
      <w:r w:rsidRPr="006D15B7">
        <w:rPr>
          <w:rFonts w:cstheme="minorHAnsi"/>
        </w:rPr>
        <w:t xml:space="preserve">Tage </w:t>
      </w:r>
      <w:proofErr w:type="spellStart"/>
      <w:r w:rsidRPr="006D15B7">
        <w:rPr>
          <w:rFonts w:cstheme="minorHAnsi"/>
        </w:rPr>
        <w:t>Überz.Eng</w:t>
      </w:r>
      <w:proofErr w:type="spellEnd"/>
      <w:r w:rsidRPr="006D15B7">
        <w:rPr>
          <w:rFonts w:cstheme="minorHAnsi"/>
        </w:rPr>
        <w:t>-BASEL</w:t>
      </w:r>
    </w:p>
    <w:p w14:paraId="65068EB2" w14:textId="77777777" w:rsidR="009F37EC" w:rsidRPr="006D15B7" w:rsidRDefault="00BE72B9">
      <w:pPr>
        <w:pStyle w:val="Listenabsatz"/>
        <w:numPr>
          <w:ilvl w:val="0"/>
          <w:numId w:val="14"/>
        </w:numPr>
        <w:rPr>
          <w:rFonts w:cstheme="minorHAnsi"/>
        </w:rPr>
      </w:pPr>
      <w:r w:rsidRPr="006D15B7">
        <w:rPr>
          <w:rFonts w:cstheme="minorHAnsi"/>
        </w:rPr>
        <w:t xml:space="preserve">GK </w:t>
      </w:r>
      <w:proofErr w:type="spellStart"/>
      <w:r w:rsidRPr="006D15B7">
        <w:rPr>
          <w:rFonts w:cstheme="minorHAnsi"/>
        </w:rPr>
        <w:t>Enga</w:t>
      </w:r>
      <w:proofErr w:type="spellEnd"/>
      <w:r w:rsidRPr="006D15B7">
        <w:rPr>
          <w:rFonts w:cstheme="minorHAnsi"/>
        </w:rPr>
        <w:t xml:space="preserve"> </w:t>
      </w:r>
      <w:proofErr w:type="spellStart"/>
      <w:r w:rsidRPr="006D15B7">
        <w:rPr>
          <w:rFonts w:cstheme="minorHAnsi"/>
        </w:rPr>
        <w:t>Überz</w:t>
      </w:r>
      <w:proofErr w:type="spellEnd"/>
    </w:p>
    <w:p w14:paraId="479D22F2" w14:textId="77777777" w:rsidR="009F37EC" w:rsidRPr="006D15B7" w:rsidRDefault="00BE72B9">
      <w:pPr>
        <w:pStyle w:val="Listenabsatz"/>
        <w:numPr>
          <w:ilvl w:val="0"/>
          <w:numId w:val="14"/>
        </w:numPr>
        <w:rPr>
          <w:rFonts w:cstheme="minorHAnsi"/>
        </w:rPr>
      </w:pPr>
      <w:r w:rsidRPr="006D15B7">
        <w:rPr>
          <w:rFonts w:cstheme="minorHAnsi"/>
        </w:rPr>
        <w:t xml:space="preserve">Tage </w:t>
      </w:r>
      <w:proofErr w:type="spellStart"/>
      <w:r w:rsidRPr="006D15B7">
        <w:rPr>
          <w:rFonts w:cstheme="minorHAnsi"/>
        </w:rPr>
        <w:t>Überz</w:t>
      </w:r>
      <w:proofErr w:type="spellEnd"/>
      <w:r w:rsidRPr="006D15B7">
        <w:rPr>
          <w:rFonts w:cstheme="minorHAnsi"/>
        </w:rPr>
        <w:t>. (</w:t>
      </w:r>
      <w:proofErr w:type="spellStart"/>
      <w:r w:rsidRPr="006D15B7">
        <w:rPr>
          <w:rFonts w:cstheme="minorHAnsi"/>
        </w:rPr>
        <w:t>Enga</w:t>
      </w:r>
      <w:proofErr w:type="spellEnd"/>
      <w:r w:rsidRPr="006D15B7">
        <w:rPr>
          <w:rFonts w:cstheme="minorHAnsi"/>
        </w:rPr>
        <w:t>)</w:t>
      </w:r>
    </w:p>
    <w:p w14:paraId="72528769" w14:textId="77777777" w:rsidR="009F37EC" w:rsidRPr="006D15B7" w:rsidRDefault="00BE72B9">
      <w:pPr>
        <w:pStyle w:val="Listenabsatz"/>
        <w:numPr>
          <w:ilvl w:val="0"/>
          <w:numId w:val="14"/>
        </w:numPr>
        <w:rPr>
          <w:rFonts w:cstheme="minorHAnsi"/>
        </w:rPr>
      </w:pPr>
      <w:r w:rsidRPr="006D15B7">
        <w:rPr>
          <w:rFonts w:cstheme="minorHAnsi"/>
        </w:rPr>
        <w:t>Jahresabschlussdatum</w:t>
      </w:r>
    </w:p>
    <w:p w14:paraId="6321BDC1" w14:textId="77777777" w:rsidR="009F37EC" w:rsidRPr="006D15B7" w:rsidRDefault="00BE72B9">
      <w:pPr>
        <w:pStyle w:val="Listenabsatz"/>
        <w:numPr>
          <w:ilvl w:val="0"/>
          <w:numId w:val="14"/>
        </w:numPr>
        <w:rPr>
          <w:rFonts w:cstheme="minorHAnsi"/>
        </w:rPr>
      </w:pPr>
      <w:r w:rsidRPr="006D15B7">
        <w:rPr>
          <w:rFonts w:cstheme="minorHAnsi"/>
        </w:rPr>
        <w:t xml:space="preserve">Datum </w:t>
      </w:r>
      <w:proofErr w:type="spellStart"/>
      <w:r w:rsidRPr="006D15B7">
        <w:rPr>
          <w:rFonts w:cstheme="minorHAnsi"/>
        </w:rPr>
        <w:t>Kto.Eröff.Schl</w:t>
      </w:r>
      <w:proofErr w:type="spellEnd"/>
    </w:p>
    <w:p w14:paraId="6C0CF846" w14:textId="30605635" w:rsidR="009F37EC" w:rsidRPr="007A1A56" w:rsidRDefault="00BE72B9" w:rsidP="007A1A56">
      <w:pPr>
        <w:pStyle w:val="Listenabsatz"/>
        <w:numPr>
          <w:ilvl w:val="0"/>
          <w:numId w:val="14"/>
        </w:numPr>
        <w:spacing w:after="240"/>
        <w:rPr>
          <w:rFonts w:cstheme="minorHAnsi"/>
        </w:rPr>
      </w:pPr>
      <w:r w:rsidRPr="006D15B7">
        <w:rPr>
          <w:rFonts w:cstheme="minorHAnsi"/>
        </w:rPr>
        <w:t xml:space="preserve">Datum </w:t>
      </w:r>
      <w:proofErr w:type="spellStart"/>
      <w:r w:rsidRPr="006D15B7">
        <w:rPr>
          <w:rFonts w:cstheme="minorHAnsi"/>
        </w:rPr>
        <w:t>ltz</w:t>
      </w:r>
      <w:proofErr w:type="spellEnd"/>
      <w:r w:rsidRPr="006D15B7">
        <w:rPr>
          <w:rFonts w:cstheme="minorHAnsi"/>
        </w:rPr>
        <w:t xml:space="preserve">. </w:t>
      </w:r>
      <w:proofErr w:type="spellStart"/>
      <w:r w:rsidRPr="006D15B7">
        <w:rPr>
          <w:rFonts w:cstheme="minorHAnsi"/>
        </w:rPr>
        <w:t>Risikokz</w:t>
      </w:r>
      <w:proofErr w:type="spellEnd"/>
      <w:r w:rsidRPr="006D15B7">
        <w:rPr>
          <w:rFonts w:cstheme="minorHAnsi"/>
        </w:rPr>
        <w:t>.</w:t>
      </w:r>
    </w:p>
    <w:p w14:paraId="489D7E67" w14:textId="77777777" w:rsidR="009F37EC" w:rsidRPr="006D15B7" w:rsidRDefault="00BE72B9" w:rsidP="002B36CE">
      <w:pPr>
        <w:pStyle w:val="berschrift5"/>
        <w:rPr>
          <w:i/>
          <w:iCs/>
        </w:rPr>
      </w:pPr>
      <w:bookmarkStart w:id="8" w:name="_Datenmodell"/>
      <w:bookmarkEnd w:id="8"/>
      <w:r w:rsidRPr="006D15B7">
        <w:t>Datenmodell</w:t>
      </w:r>
    </w:p>
    <w:p w14:paraId="5D0721B0" w14:textId="77777777" w:rsidR="009F37EC" w:rsidRPr="006D15B7" w:rsidRDefault="00BE72B9" w:rsidP="007F77E8">
      <w:pPr>
        <w:spacing w:after="240"/>
        <w:rPr>
          <w:rFonts w:cstheme="minorHAnsi"/>
          <w:i/>
          <w:iCs/>
        </w:rPr>
      </w:pPr>
      <w:r w:rsidRPr="006D15B7">
        <w:rPr>
          <w:rFonts w:cstheme="minorHAnsi"/>
          <w:i/>
          <w:iCs/>
        </w:rPr>
        <w:t>Hinweis: Beachten Sie hierzu auch das Datenmodel der App. Sie finden dieses im Appworkflow.</w:t>
      </w:r>
    </w:p>
    <w:p w14:paraId="75A448D5" w14:textId="77777777" w:rsidR="009F37EC" w:rsidRPr="006D15B7" w:rsidRDefault="00BE72B9" w:rsidP="007F77E8">
      <w:pPr>
        <w:spacing w:after="240"/>
        <w:jc w:val="center"/>
        <w:rPr>
          <w:rFonts w:cstheme="minorHAnsi"/>
          <w:i/>
          <w:iCs/>
        </w:rPr>
      </w:pPr>
      <w:r w:rsidRPr="006D15B7">
        <w:rPr>
          <w:rFonts w:cstheme="minorHAnsi"/>
          <w:i/>
          <w:iCs/>
          <w:noProof/>
        </w:rPr>
        <w:drawing>
          <wp:inline distT="0" distB="0" distL="0" distR="0" wp14:anchorId="58D16D95" wp14:editId="7565C0AC">
            <wp:extent cx="5897880" cy="922655"/>
            <wp:effectExtent l="0" t="0" r="7620" b="0"/>
            <wp:docPr id="57981062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10627" name="Grafik 1" descr="Ein Bild, das Text, Screenshot, Schrift, Software enthält.&#10;&#10;Automatisch generierte Beschreibung"/>
                    <pic:cNvPicPr/>
                  </pic:nvPicPr>
                  <pic:blipFill>
                    <a:blip r:embed="rId20"/>
                    <a:stretch>
                      <a:fillRect/>
                    </a:stretch>
                  </pic:blipFill>
                  <pic:spPr>
                    <a:xfrm>
                      <a:off x="0" y="0"/>
                      <a:ext cx="5897880" cy="922655"/>
                    </a:xfrm>
                    <a:prstGeom prst="rect">
                      <a:avLst/>
                    </a:prstGeom>
                  </pic:spPr>
                </pic:pic>
              </a:graphicData>
            </a:graphic>
          </wp:inline>
        </w:drawing>
      </w:r>
    </w:p>
    <w:p w14:paraId="3A8B02CC" w14:textId="77777777" w:rsidR="009F37EC" w:rsidRPr="006D15B7" w:rsidRDefault="00BE72B9" w:rsidP="006D15B7">
      <w:pPr>
        <w:spacing w:after="240"/>
        <w:rPr>
          <w:rFonts w:cstheme="minorHAnsi"/>
          <w:i/>
          <w:iCs/>
        </w:rPr>
      </w:pPr>
      <w:r w:rsidRPr="006D15B7">
        <w:rPr>
          <w:rFonts w:cstheme="minorHAnsi"/>
          <w:i/>
          <w:iCs/>
        </w:rPr>
        <w:t xml:space="preserve">Beachten Sie, dass die dargestellten Spalten vorhanden und in der gleichen Reihenfolge in der Datei </w:t>
      </w:r>
      <w:r w:rsidRPr="006D15B7">
        <w:rPr>
          <w:rFonts w:cstheme="minorHAnsi"/>
          <w:i/>
          <w:iCs/>
        </w:rPr>
        <w:t>enthalten sein müssen.</w:t>
      </w:r>
    </w:p>
    <w:p w14:paraId="01F729D9" w14:textId="77777777" w:rsidR="009F37EC" w:rsidRPr="006D15B7" w:rsidRDefault="00BE72B9" w:rsidP="002B36CE">
      <w:pPr>
        <w:pStyle w:val="berschrift4"/>
      </w:pPr>
      <w:bookmarkStart w:id="9" w:name="_Kundendaten_in_KRM"/>
      <w:bookmarkEnd w:id="9"/>
      <w:r w:rsidRPr="006D15B7">
        <w:lastRenderedPageBreak/>
        <w:t>Kundendaten in KRM abfragen und Speicherung als CSV/TXT-Datei</w:t>
      </w:r>
    </w:p>
    <w:p w14:paraId="020D263A" w14:textId="77777777" w:rsidR="009F37EC" w:rsidRPr="006D15B7" w:rsidRDefault="00BE72B9" w:rsidP="007F77E8">
      <w:pPr>
        <w:spacing w:after="240"/>
        <w:rPr>
          <w:rFonts w:cstheme="minorHAnsi"/>
        </w:rPr>
      </w:pPr>
      <w:r w:rsidRPr="006D15B7">
        <w:rPr>
          <w:rFonts w:cstheme="minorHAnsi"/>
        </w:rPr>
        <w:t xml:space="preserve">KRM: Auswertungen </w:t>
      </w:r>
      <w:r w:rsidRPr="006D15B7">
        <w:rPr>
          <w:rFonts w:cstheme="minorHAnsi"/>
        </w:rPr>
        <w:sym w:font="Wingdings" w:char="F0E0"/>
      </w:r>
      <w:r w:rsidRPr="006D15B7">
        <w:rPr>
          <w:rFonts w:cstheme="minorHAnsi"/>
        </w:rPr>
        <w:t xml:space="preserve"> Kunden/Konten Listenansicht</w:t>
      </w:r>
    </w:p>
    <w:p w14:paraId="4D8041FC" w14:textId="77777777" w:rsidR="009F37EC" w:rsidRPr="006D15B7" w:rsidRDefault="00BE72B9" w:rsidP="007F77E8">
      <w:pPr>
        <w:spacing w:after="240"/>
        <w:rPr>
          <w:rFonts w:cstheme="minorHAnsi"/>
        </w:rPr>
      </w:pPr>
      <w:r w:rsidRPr="006D15B7">
        <w:rPr>
          <w:rFonts w:cstheme="minorHAnsi"/>
        </w:rPr>
        <w:t>In der Auswertung der Einzelkontenübersicht wählen Sie den zuvor angelegten Datenfilter „</w:t>
      </w:r>
      <w:proofErr w:type="spellStart"/>
      <w:r w:rsidRPr="006D15B7">
        <w:rPr>
          <w:rFonts w:cstheme="minorHAnsi"/>
        </w:rPr>
        <w:t>KRM_DQ_Export</w:t>
      </w:r>
      <w:proofErr w:type="spellEnd"/>
      <w:r w:rsidRPr="006D15B7">
        <w:rPr>
          <w:rFonts w:cstheme="minorHAnsi"/>
        </w:rPr>
        <w:t>“ sowie das Berichtsg</w:t>
      </w:r>
      <w:r w:rsidRPr="006D15B7">
        <w:rPr>
          <w:rFonts w:cstheme="minorHAnsi"/>
        </w:rPr>
        <w:t>rößenprofil „</w:t>
      </w:r>
      <w:proofErr w:type="spellStart"/>
      <w:r w:rsidRPr="006D15B7">
        <w:rPr>
          <w:rFonts w:cstheme="minorHAnsi"/>
        </w:rPr>
        <w:t>KRM_DQ_Export</w:t>
      </w:r>
      <w:proofErr w:type="spellEnd"/>
      <w:r w:rsidRPr="006D15B7">
        <w:rPr>
          <w:rFonts w:cstheme="minorHAnsi"/>
        </w:rPr>
        <w:t>“ aus. Im Dropdownmenü Kunde-/Kontoauswahl wählen Sie „Kontoliste“. Der Haken bei „Liste einschränken“ ist zu entfernen. Die Eingabe von Kunden-, Produkt- oder Profit-Center-Profilen ist nicht erforderlich.</w:t>
      </w:r>
    </w:p>
    <w:p w14:paraId="4C7032E3" w14:textId="77777777" w:rsidR="009F37EC" w:rsidRPr="006D15B7" w:rsidRDefault="00BE72B9" w:rsidP="007A1A56">
      <w:pPr>
        <w:spacing w:after="240"/>
        <w:jc w:val="center"/>
        <w:rPr>
          <w:rFonts w:cstheme="minorHAnsi"/>
        </w:rPr>
      </w:pPr>
      <w:r w:rsidRPr="006D15B7">
        <w:rPr>
          <w:rFonts w:cstheme="minorHAnsi"/>
          <w:noProof/>
        </w:rPr>
        <w:drawing>
          <wp:inline distT="0" distB="0" distL="0" distR="0" wp14:anchorId="5B9D74A1" wp14:editId="42901EED">
            <wp:extent cx="5897880" cy="1871345"/>
            <wp:effectExtent l="0" t="0" r="7620" b="0"/>
            <wp:docPr id="315095434" name="Grafik 1" descr="Ein Bild, das Screenshot, Softwar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95434" name="Grafik 1" descr="Ein Bild, das Screenshot, Software, Text enthält.&#10;&#10;Automatisch generierte Beschreibung"/>
                    <pic:cNvPicPr/>
                  </pic:nvPicPr>
                  <pic:blipFill>
                    <a:blip r:embed="rId21"/>
                    <a:stretch>
                      <a:fillRect/>
                    </a:stretch>
                  </pic:blipFill>
                  <pic:spPr>
                    <a:xfrm>
                      <a:off x="0" y="0"/>
                      <a:ext cx="5897880" cy="1871345"/>
                    </a:xfrm>
                    <a:prstGeom prst="rect">
                      <a:avLst/>
                    </a:prstGeom>
                  </pic:spPr>
                </pic:pic>
              </a:graphicData>
            </a:graphic>
          </wp:inline>
        </w:drawing>
      </w:r>
    </w:p>
    <w:p w14:paraId="075D1891" w14:textId="77777777" w:rsidR="009F37EC" w:rsidRPr="006D15B7" w:rsidRDefault="00BE72B9" w:rsidP="006D15B7">
      <w:pPr>
        <w:spacing w:after="240"/>
        <w:rPr>
          <w:rFonts w:cstheme="minorHAnsi"/>
        </w:rPr>
      </w:pPr>
      <w:r w:rsidRPr="006D15B7">
        <w:rPr>
          <w:rFonts w:cstheme="minorHAnsi"/>
        </w:rPr>
        <w:t xml:space="preserve">Die geladenen Kontodaten sind über das Menü Auswertung </w:t>
      </w:r>
      <w:r w:rsidRPr="006D15B7">
        <w:rPr>
          <w:rFonts w:cstheme="minorHAnsi"/>
        </w:rPr>
        <w:sym w:font="Wingdings" w:char="F0E0"/>
      </w:r>
      <w:r w:rsidRPr="006D15B7">
        <w:rPr>
          <w:rFonts w:cstheme="minorHAnsi"/>
        </w:rPr>
        <w:t xml:space="preserve"> Exportieren… als CSV- oder TXT-Datei mit Bankbezeichnung (BLZ) und jeweiliger Stichtagsbezeichnung (JJJJMMTT) zu exportieren.</w:t>
      </w:r>
    </w:p>
    <w:p w14:paraId="19842DF2" w14:textId="77777777" w:rsidR="009F37EC" w:rsidRPr="006D15B7" w:rsidRDefault="00BE72B9" w:rsidP="006D15B7">
      <w:pPr>
        <w:spacing w:after="240"/>
        <w:rPr>
          <w:rFonts w:cstheme="minorHAnsi"/>
          <w:b/>
          <w:bCs/>
        </w:rPr>
      </w:pPr>
      <w:r w:rsidRPr="006D15B7">
        <w:rPr>
          <w:rFonts w:cstheme="minorHAnsi"/>
          <w:b/>
          <w:bCs/>
        </w:rPr>
        <w:t xml:space="preserve">Alternativ können Sie die Datei auch über Extras </w:t>
      </w:r>
      <w:r w:rsidRPr="006D15B7">
        <w:rPr>
          <w:rFonts w:cstheme="minorHAnsi"/>
          <w:b/>
          <w:bCs/>
        </w:rPr>
        <w:sym w:font="Wingdings" w:char="F0E0"/>
      </w:r>
      <w:r w:rsidRPr="006D15B7">
        <w:rPr>
          <w:rFonts w:cstheme="minorHAnsi"/>
          <w:b/>
          <w:bCs/>
        </w:rPr>
        <w:t xml:space="preserve"> Exportieren ohne Anzei</w:t>
      </w:r>
      <w:r w:rsidRPr="006D15B7">
        <w:rPr>
          <w:rFonts w:cstheme="minorHAnsi"/>
          <w:b/>
          <w:bCs/>
        </w:rPr>
        <w:t>ge exportieren.</w:t>
      </w:r>
    </w:p>
    <w:p w14:paraId="7EE36A63" w14:textId="77777777" w:rsidR="009F37EC" w:rsidRPr="006D15B7" w:rsidRDefault="00BE72B9" w:rsidP="007A1A56">
      <w:pPr>
        <w:spacing w:after="240"/>
        <w:rPr>
          <w:rFonts w:cstheme="minorHAnsi"/>
        </w:rPr>
      </w:pPr>
      <w:r w:rsidRPr="006D15B7">
        <w:rPr>
          <w:rFonts w:cstheme="minorHAnsi"/>
        </w:rPr>
        <w:t>Dies hat den Vorteil, dass die Performance der Auswertung deutlich schneller ist und die Ausgabebegrenzung (max. 32.000 Datensätze) aufgehoben wird.</w:t>
      </w:r>
    </w:p>
    <w:p w14:paraId="7575511F" w14:textId="77777777" w:rsidR="009F37EC" w:rsidRPr="006D15B7" w:rsidRDefault="00BE72B9" w:rsidP="006D15B7">
      <w:pPr>
        <w:spacing w:after="240"/>
        <w:jc w:val="center"/>
        <w:rPr>
          <w:rFonts w:cstheme="minorHAnsi"/>
        </w:rPr>
      </w:pPr>
      <w:r w:rsidRPr="006D15B7">
        <w:rPr>
          <w:rFonts w:cstheme="minorHAnsi"/>
          <w:noProof/>
        </w:rPr>
        <w:drawing>
          <wp:inline distT="0" distB="0" distL="0" distR="0" wp14:anchorId="2DFF4D27" wp14:editId="363FAFF4">
            <wp:extent cx="5897880" cy="915670"/>
            <wp:effectExtent l="0" t="0" r="7620" b="0"/>
            <wp:docPr id="120754498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880" cy="915670"/>
                    </a:xfrm>
                    <a:prstGeom prst="rect">
                      <a:avLst/>
                    </a:prstGeom>
                    <a:noFill/>
                    <a:ln>
                      <a:noFill/>
                    </a:ln>
                  </pic:spPr>
                </pic:pic>
              </a:graphicData>
            </a:graphic>
          </wp:inline>
        </w:drawing>
      </w:r>
    </w:p>
    <w:p w14:paraId="30B60787" w14:textId="77777777" w:rsidR="009F37EC" w:rsidRPr="006D15B7" w:rsidRDefault="00BE72B9" w:rsidP="002B36CE">
      <w:pPr>
        <w:pStyle w:val="berschrift4"/>
      </w:pPr>
      <w:r w:rsidRPr="006D15B7">
        <w:t>Bezeichnung KRM-Exportdatei</w:t>
      </w:r>
    </w:p>
    <w:p w14:paraId="524B83DC" w14:textId="77777777" w:rsidR="009F37EC" w:rsidRPr="006D15B7" w:rsidRDefault="00BE72B9">
      <w:r w:rsidRPr="006D15B7">
        <w:t>Die Exportdatei hat den Namen „BLZ_JJJJMMTT_DQ_KRM.csv“ ( ode</w:t>
      </w:r>
      <w:r w:rsidRPr="006D15B7">
        <w:t>r „*.</w:t>
      </w:r>
      <w:proofErr w:type="spellStart"/>
      <w:r w:rsidRPr="006D15B7">
        <w:t>txt</w:t>
      </w:r>
      <w:proofErr w:type="spellEnd"/>
      <w:r w:rsidRPr="006D15B7">
        <w:t>“; s.o.). Sofern wegen der Kapazitätsgrenze in KRM Teildateien notwendig sein sollten, selektieren Sie über den Datenfilter z.B. nach der Bonität oder der Risikogruppe. Der anschließende Datenexport muss dann ebenso in mehreren Teilschritten vorgen</w:t>
      </w:r>
      <w:r w:rsidRPr="006D15B7">
        <w:t>ommen werden. Die CSV- oder TXT-Dateien haben dann die Bezeichnung „BLZ_JJJJMMTT_DQ_KRM1.csv“, „BLZ_JJJJMMTTDQ_KRM2.csv“ (oder „*.</w:t>
      </w:r>
      <w:proofErr w:type="spellStart"/>
      <w:r w:rsidRPr="006D15B7">
        <w:t>txt</w:t>
      </w:r>
      <w:proofErr w:type="spellEnd"/>
      <w:r w:rsidRPr="006D15B7">
        <w:t>“) usw.</w:t>
      </w:r>
    </w:p>
    <w:p w14:paraId="360E6324" w14:textId="77777777" w:rsidR="009F37EC" w:rsidRPr="006D15B7" w:rsidRDefault="00BE72B9">
      <w:r w:rsidRPr="006D15B7">
        <w:br w:type="page"/>
      </w:r>
    </w:p>
    <w:p w14:paraId="60FE3C36" w14:textId="77777777" w:rsidR="009F37EC" w:rsidRPr="006D15B7" w:rsidRDefault="00BE72B9" w:rsidP="006D15B7">
      <w:pPr>
        <w:pStyle w:val="berschrift2"/>
        <w:spacing w:after="240"/>
      </w:pPr>
      <w:bookmarkStart w:id="10" w:name="_Toc147318288"/>
      <w:bookmarkStart w:id="11" w:name="_Toc172292834"/>
      <w:r w:rsidRPr="006D15B7">
        <w:lastRenderedPageBreak/>
        <w:t>KGW (Kreditgewährung)</w:t>
      </w:r>
      <w:bookmarkEnd w:id="10"/>
      <w:bookmarkEnd w:id="11"/>
    </w:p>
    <w:p w14:paraId="1458BF2F" w14:textId="77777777" w:rsidR="009F37EC" w:rsidRPr="006D15B7" w:rsidRDefault="00BE72B9">
      <w:r w:rsidRPr="006D15B7">
        <w:rPr>
          <w:noProof/>
        </w:rPr>
        <mc:AlternateContent>
          <mc:Choice Requires="wps">
            <w:drawing>
              <wp:anchor distT="45720" distB="45720" distL="114300" distR="114300" simplePos="0" relativeHeight="251659264" behindDoc="0" locked="0" layoutInCell="1" allowOverlap="1" wp14:anchorId="444DF4DD" wp14:editId="0EC4D0E9">
                <wp:simplePos x="0" y="0"/>
                <wp:positionH relativeFrom="margin">
                  <wp:posOffset>550545</wp:posOffset>
                </wp:positionH>
                <wp:positionV relativeFrom="paragraph">
                  <wp:posOffset>708025</wp:posOffset>
                </wp:positionV>
                <wp:extent cx="5608320" cy="1403985"/>
                <wp:effectExtent l="133350" t="114300" r="144780" b="19621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320" cy="1403985"/>
                        </a:xfrm>
                        <a:prstGeom prst="rect">
                          <a:avLst/>
                        </a:prstGeom>
                        <a:solidFill>
                          <a:schemeClr val="accent1">
                            <a:lumMod val="20000"/>
                            <a:lumOff val="80000"/>
                          </a:schemeClr>
                        </a:solidFill>
                        <a:ln w="9525">
                          <a:solidFill>
                            <a:schemeClr val="tx1"/>
                          </a:solid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0F28EEF" w14:textId="77777777" w:rsidR="009F37EC" w:rsidRPr="006D15B7" w:rsidRDefault="00BE72B9" w:rsidP="006D15B7">
                            <w:r w:rsidRPr="006D15B7">
                              <w:t xml:space="preserve">Abfragen aus IDA werden, wenn diese als CSV-Dateien abgespeichert werden, mit einer </w:t>
                            </w:r>
                            <w:r w:rsidRPr="006D15B7">
                              <w:t>Kodierung (UTF16) abgespeichert, die nicht ohne Weiteres nach IDEA importiert werden kann. Um dies zu umgehen, finden Sie im Kapitel „</w:t>
                            </w:r>
                            <w:hyperlink w:anchor="_Workaround_zum_Speichern" w:history="1">
                              <w:r w:rsidRPr="006D15B7">
                                <w:rPr>
                                  <w:rStyle w:val="Hyperlink"/>
                                </w:rPr>
                                <w:t>Workaround zum Speichern von Textdateien aus IDA für den Import nach IDEA</w:t>
                              </w:r>
                            </w:hyperlink>
                            <w:r w:rsidRPr="006D15B7">
                              <w:t>“ eine Beschreibung zum Abspeichern von Dateien aus IDA als Text-Dateien über den Umweg Excel.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4DF4DD" id="_x0000_t202" coordsize="21600,21600" o:spt="202" path="m,l,21600r21600,l21600,xe">
                <v:stroke joinstyle="miter"/>
                <v:path gradientshapeok="t" o:connecttype="rect"/>
              </v:shapetype>
              <v:shape id="Textfeld 2" o:spid="_x0000_s1026" type="#_x0000_t202" style="position:absolute;margin-left:43.35pt;margin-top:55.75pt;width:441.6pt;height:110.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" fillcolor="#dbe5f1 [660]" strokecolor="black [3213]">
                <v:shadow on="t" color="black" offset="0,1pt"/>
                <v:textbox>
                  <w:txbxContent>
                    <w:p w14:paraId="00F28EEF" w14:textId="77777777" w:rsidR="009F37EC" w:rsidRPr="006D15B7" w:rsidRDefault="00BE72B9" w:rsidP="006D15B7">
                      <w:r w:rsidRPr="006D15B7">
                        <w:t xml:space="preserve">Abfragen aus IDA werden, wenn diese als CSV-Dateien abgespeichert werden, mit einer </w:t>
                      </w:r>
                      <w:r w:rsidRPr="006D15B7">
                        <w:t>Kodierung (UTF16) abgespeichert, die nicht ohne Weiteres nach IDEA importiert werden kann. Um dies zu umgehen, finden Sie im Kapitel „</w:t>
                      </w:r>
                      <w:hyperlink w:anchor="_Workaround_zum_Speichern" w:history="1">
                        <w:r w:rsidRPr="006D15B7">
                          <w:rPr>
                            <w:rStyle w:val="Hyperlink"/>
                          </w:rPr>
                          <w:t>Workaround zum Speichern von Textdateien aus IDA für den Import nach IDEA</w:t>
                        </w:r>
                      </w:hyperlink>
                      <w:r w:rsidRPr="006D15B7">
                        <w:t>“ eine Beschreibung zum Abspeichern von Dateien aus IDA als Text-Dateien über den Umweg Excel.</w:t>
                      </w:r>
                    </w:p>
                  </w:txbxContent>
                </v:textbox>
                <w10:wrap type="square" anchorx="margin"/>
              </v:shape>
            </w:pict>
          </mc:Fallback>
        </mc:AlternateContent>
      </w:r>
      <w:r w:rsidRPr="006D15B7">
        <w:t>Für den Import der Dateien der Kreditgewährung werden zusätzlich die Dateien des Importbereiches „</w:t>
      </w:r>
      <w:hyperlink w:anchor="_KRM" w:history="1">
        <w:r w:rsidRPr="006D15B7">
          <w:rPr>
            <w:rStyle w:val="Hyperlink"/>
          </w:rPr>
          <w:t>KRM</w:t>
        </w:r>
      </w:hyperlink>
      <w:r w:rsidRPr="006D15B7">
        <w:t>“ benötigt.</w:t>
      </w:r>
    </w:p>
    <w:p w14:paraId="2BAB2034" w14:textId="77777777" w:rsidR="009F37EC" w:rsidRPr="006D15B7" w:rsidRDefault="00BE72B9" w:rsidP="006D15B7">
      <w:pPr>
        <w:pStyle w:val="berschrift3"/>
        <w:numPr>
          <w:ilvl w:val="0"/>
          <w:numId w:val="33"/>
        </w:numPr>
        <w:spacing w:after="240"/>
      </w:pPr>
      <w:bookmarkStart w:id="12" w:name="_Toc147318289"/>
      <w:bookmarkStart w:id="13" w:name="_Toc172292835"/>
      <w:bookmarkStart w:id="14" w:name="_Ref530744075"/>
      <w:bookmarkStart w:id="15" w:name="_Ref531501355"/>
      <w:bookmarkStart w:id="16" w:name="_Toc532483153"/>
      <w:bookmarkStart w:id="17" w:name="_Hlk531596201"/>
      <w:r w:rsidRPr="006D15B7">
        <w:t>Kreditbeschlussbuch</w:t>
      </w:r>
      <w:bookmarkEnd w:id="12"/>
      <w:bookmarkEnd w:id="13"/>
    </w:p>
    <w:p w14:paraId="5EFF3239" w14:textId="77777777" w:rsidR="009F37EC" w:rsidRPr="006D15B7" w:rsidRDefault="00BE72B9">
      <w:r w:rsidRPr="006D15B7">
        <w:t>Das Kreditbeschlussbuch kann durch eine individuelle Abfrage in IDA beschafft werden.</w:t>
      </w:r>
    </w:p>
    <w:p w14:paraId="7F368B8C" w14:textId="77777777" w:rsidR="009F37EC" w:rsidRPr="006D15B7" w:rsidRDefault="00BE72B9" w:rsidP="006D15B7">
      <w:pPr>
        <w:spacing w:after="240"/>
        <w:rPr>
          <w:rFonts w:cstheme="minorHAnsi"/>
        </w:rPr>
      </w:pPr>
      <w:r w:rsidRPr="006D15B7">
        <w:t xml:space="preserve">Eine Mustertext-Datei zum Einspielen </w:t>
      </w:r>
      <w:r w:rsidRPr="006D15B7">
        <w:rPr>
          <w:rFonts w:cstheme="minorHAnsi"/>
        </w:rPr>
        <w:t>finden Sie unter „</w:t>
      </w:r>
      <w:hyperlink w:anchor="_Zusätzliche_Dateien" w:history="1">
        <w:r w:rsidRPr="006D15B7">
          <w:rPr>
            <w:rStyle w:val="Hyperlink"/>
            <w:rFonts w:cstheme="minorHAnsi"/>
          </w:rPr>
          <w:t>zusätzliche Dateie</w:t>
        </w:r>
        <w:r w:rsidRPr="006D15B7">
          <w:rPr>
            <w:rStyle w:val="Hyperlink"/>
            <w:rFonts w:cstheme="minorHAnsi"/>
          </w:rPr>
          <w:t>n</w:t>
        </w:r>
      </w:hyperlink>
      <w:r w:rsidRPr="006D15B7">
        <w:rPr>
          <w:rFonts w:cstheme="minorHAnsi"/>
        </w:rPr>
        <w:t>“ Im App-Workflow.</w:t>
      </w:r>
    </w:p>
    <w:p w14:paraId="5A5B4951" w14:textId="7E5C46EE" w:rsidR="009F37EC" w:rsidRPr="006D15B7" w:rsidRDefault="00BE72B9" w:rsidP="007A1A56">
      <w:pPr>
        <w:spacing w:after="240"/>
        <w:rPr>
          <w:rFonts w:cstheme="minorHAnsi"/>
        </w:rPr>
      </w:pPr>
      <w:r w:rsidRPr="006D15B7">
        <w:rPr>
          <w:rFonts w:cstheme="minorHAnsi"/>
        </w:rPr>
        <w:t>Für die Auswertung Kreditbeschlussbuch markieren und kopieren Sie den Inhalt der Datei „Kreditbeschlussbuch.txt“.</w:t>
      </w:r>
      <w:r w:rsidR="007A1A56">
        <w:rPr>
          <w:rFonts w:cstheme="minorHAnsi"/>
        </w:rPr>
        <w:t xml:space="preserve"> </w:t>
      </w:r>
      <w:r w:rsidRPr="006D15B7">
        <w:rPr>
          <w:rFonts w:cstheme="minorHAnsi"/>
        </w:rPr>
        <w:t xml:space="preserve">Starten Sie „agree21 IDA“ und öffnen Sie einen neuen leeren Bericht (unten Links </w:t>
      </w:r>
      <w:r w:rsidRPr="006D15B7">
        <w:rPr>
          <w:rFonts w:cstheme="minorHAnsi"/>
        </w:rPr>
        <w:t>über das + Zeichen).</w:t>
      </w:r>
    </w:p>
    <w:p w14:paraId="7B189BF6" w14:textId="77777777" w:rsidR="009F37EC" w:rsidRPr="006D15B7" w:rsidRDefault="00BE72B9" w:rsidP="007A1A56">
      <w:pPr>
        <w:spacing w:after="240"/>
        <w:jc w:val="center"/>
      </w:pPr>
      <w:r w:rsidRPr="006D15B7">
        <w:rPr>
          <w:noProof/>
        </w:rPr>
        <w:drawing>
          <wp:inline distT="0" distB="0" distL="0" distR="0" wp14:anchorId="0757D007" wp14:editId="4ED43FD5">
            <wp:extent cx="2076450" cy="1920511"/>
            <wp:effectExtent l="0" t="0" r="0" b="3810"/>
            <wp:docPr id="1"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Rechteck, Schrift enthält.&#10;&#10;Automatisch generierte Beschreibung"/>
                    <pic:cNvPicPr>
                      <a:picLocks noChangeAspect="1"/>
                    </pic:cNvPicPr>
                  </pic:nvPicPr>
                  <pic:blipFill>
                    <a:blip r:embed="rId23"/>
                    <a:stretch>
                      <a:fillRect/>
                    </a:stretch>
                  </pic:blipFill>
                  <pic:spPr>
                    <a:xfrm>
                      <a:off x="0" y="0"/>
                      <a:ext cx="2079724" cy="1923539"/>
                    </a:xfrm>
                    <a:prstGeom prst="rect">
                      <a:avLst/>
                    </a:prstGeom>
                  </pic:spPr>
                </pic:pic>
              </a:graphicData>
            </a:graphic>
          </wp:inline>
        </w:drawing>
      </w:r>
    </w:p>
    <w:p w14:paraId="7A243003" w14:textId="77777777" w:rsidR="009F37EC" w:rsidRPr="006D15B7" w:rsidRDefault="00BE72B9" w:rsidP="007A1A56">
      <w:pPr>
        <w:spacing w:after="240"/>
      </w:pPr>
      <w:r w:rsidRPr="006D15B7">
        <w:t>Im oberen rechten Fensterbereich finden Sie folgendes Feld:</w:t>
      </w:r>
    </w:p>
    <w:p w14:paraId="5952E8D6" w14:textId="77777777" w:rsidR="009F37EC" w:rsidRPr="006D15B7" w:rsidRDefault="00BE72B9">
      <w:pPr>
        <w:jc w:val="center"/>
      </w:pPr>
      <w:r w:rsidRPr="006D15B7">
        <w:rPr>
          <w:noProof/>
        </w:rPr>
        <w:drawing>
          <wp:inline distT="0" distB="0" distL="0" distR="0" wp14:anchorId="3FA1BD6C" wp14:editId="3AECB96B">
            <wp:extent cx="2905125" cy="1200150"/>
            <wp:effectExtent l="0" t="0" r="9525" b="0"/>
            <wp:docPr id="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 descr="Ein Bild, das Text, Screenshot, Schrift, Reihe enthält.&#10;&#10;Automatisch generierte Beschreibung"/>
                    <pic:cNvPicPr>
                      <a:picLocks noChangeAspect="1"/>
                    </pic:cNvPicPr>
                  </pic:nvPicPr>
                  <pic:blipFill>
                    <a:blip r:embed="rId24"/>
                    <a:stretch>
                      <a:fillRect/>
                    </a:stretch>
                  </pic:blipFill>
                  <pic:spPr>
                    <a:xfrm>
                      <a:off x="0" y="0"/>
                      <a:ext cx="2905125" cy="1200150"/>
                    </a:xfrm>
                    <a:prstGeom prst="rect">
                      <a:avLst/>
                    </a:prstGeom>
                  </pic:spPr>
                </pic:pic>
              </a:graphicData>
            </a:graphic>
          </wp:inline>
        </w:drawing>
      </w:r>
    </w:p>
    <w:p w14:paraId="5CBB3C6C" w14:textId="77777777" w:rsidR="009F37EC" w:rsidRPr="006D15B7" w:rsidRDefault="00BE72B9" w:rsidP="007A1A56">
      <w:pPr>
        <w:spacing w:after="240"/>
      </w:pPr>
      <w:r w:rsidRPr="006D15B7">
        <w:lastRenderedPageBreak/>
        <w:t>Durch Auswahl des markierten Feldes öffnet sich ein Auswahlmenü in dem Sie den Eintrag „Bericht aus Zwischenablage öffnen“ auswählen.</w:t>
      </w:r>
    </w:p>
    <w:p w14:paraId="1609DD8B" w14:textId="77777777" w:rsidR="009F37EC" w:rsidRPr="006D15B7" w:rsidRDefault="00BE72B9" w:rsidP="007A1A56">
      <w:pPr>
        <w:spacing w:after="240"/>
      </w:pPr>
      <w:r w:rsidRPr="006D15B7">
        <w:t>In dem sich dann öffnenden Fenster ha</w:t>
      </w:r>
      <w:r w:rsidRPr="006D15B7">
        <w:t>ben Sie die Möglichkeit die Berichtsvorlage über die Funktion „Einfügen“ in IDA einzulesen. Durch Bestätigung mit „ok“ wird die Vorlage geladen.</w:t>
      </w:r>
    </w:p>
    <w:p w14:paraId="1384DCF7" w14:textId="77777777" w:rsidR="009F37EC" w:rsidRPr="006D15B7" w:rsidRDefault="00BE72B9" w:rsidP="00BE660E">
      <w:pPr>
        <w:spacing w:after="240"/>
        <w:jc w:val="center"/>
      </w:pPr>
      <w:r w:rsidRPr="006D15B7">
        <w:rPr>
          <w:noProof/>
        </w:rPr>
        <w:drawing>
          <wp:inline distT="0" distB="0" distL="0" distR="0" wp14:anchorId="269207E7" wp14:editId="4B45EE14">
            <wp:extent cx="5760720" cy="1583690"/>
            <wp:effectExtent l="0" t="0" r="0" b="0"/>
            <wp:docPr id="4"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 descr="Ein Bild, das Text, Screenshot, Reihe, Schrift enthält.&#10;&#10;Automatisch generierte Beschreibung"/>
                    <pic:cNvPicPr>
                      <a:picLocks noChangeAspect="1"/>
                    </pic:cNvPicPr>
                  </pic:nvPicPr>
                  <pic:blipFill>
                    <a:blip r:embed="rId25"/>
                    <a:stretch>
                      <a:fillRect/>
                    </a:stretch>
                  </pic:blipFill>
                  <pic:spPr>
                    <a:xfrm>
                      <a:off x="0" y="0"/>
                      <a:ext cx="5760720" cy="1583690"/>
                    </a:xfrm>
                    <a:prstGeom prst="rect">
                      <a:avLst/>
                    </a:prstGeom>
                  </pic:spPr>
                </pic:pic>
              </a:graphicData>
            </a:graphic>
          </wp:inline>
        </w:drawing>
      </w:r>
    </w:p>
    <w:p w14:paraId="3E50C952" w14:textId="6978C506" w:rsidR="008002E8" w:rsidRPr="006D15B7" w:rsidRDefault="008002E8" w:rsidP="007A1A56">
      <w:pPr>
        <w:spacing w:after="240"/>
      </w:pPr>
      <w:r w:rsidRPr="006D15B7">
        <w:t>Nach dem Import der Vorlage öffnet sich automatisch nachfolgende/eine Dialogbox zur Erfassung eines Zeitraums für das Kreditbeschlussbuch. Bei der Dialogbox handelt es sich um eine Pflichtangabe und das Datum bezieht auf die Spalte „Beschlussfassung am“, die Uhrzeit muss nicht angepasst werden. Es empfiehlt sich hier das Datum analog zum Abzugsdatum der KRM-Datei zu wählen.</w:t>
      </w:r>
    </w:p>
    <w:p w14:paraId="355D1068" w14:textId="7C961676" w:rsidR="008002E8" w:rsidRPr="006D15B7" w:rsidRDefault="008002E8" w:rsidP="007A1A56">
      <w:pPr>
        <w:jc w:val="center"/>
        <w:rPr>
          <w:vertAlign w:val="superscript"/>
        </w:rPr>
      </w:pPr>
      <w:r w:rsidRPr="006D15B7">
        <w:rPr>
          <w:noProof/>
        </w:rPr>
        <w:drawing>
          <wp:inline distT="0" distB="0" distL="0" distR="0" wp14:anchorId="0D694509" wp14:editId="7C7E65F9">
            <wp:extent cx="2814762" cy="4200341"/>
            <wp:effectExtent l="0" t="0" r="5080" b="0"/>
            <wp:docPr id="2037590153"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0153" name="Grafik 1" descr="Ein Bild, das Text, Screenshot, Display, Zahl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5761" cy="4216754"/>
                    </a:xfrm>
                    <a:prstGeom prst="rect">
                      <a:avLst/>
                    </a:prstGeom>
                    <a:noFill/>
                    <a:ln>
                      <a:noFill/>
                    </a:ln>
                  </pic:spPr>
                </pic:pic>
              </a:graphicData>
            </a:graphic>
          </wp:inline>
        </w:drawing>
      </w:r>
    </w:p>
    <w:p w14:paraId="2A12B2AC" w14:textId="6780F390" w:rsidR="008002E8" w:rsidRPr="006D15B7" w:rsidRDefault="008002E8" w:rsidP="007A1A56">
      <w:pPr>
        <w:spacing w:after="240"/>
      </w:pPr>
      <w:r w:rsidRPr="006D15B7">
        <w:lastRenderedPageBreak/>
        <w:t xml:space="preserve">Durch Bestätigung der Auswahl mit „OK“ wird der Bericht erstellt und kann entsprechend exportiert werden. </w:t>
      </w:r>
      <w:r w:rsidR="00B119DF" w:rsidRPr="006D15B7">
        <w:t>Durch Bestätigung der Auswahl "Abbrechen" anstelle von "OK" wird die Abfrage abgebrochen.</w:t>
      </w:r>
    </w:p>
    <w:p w14:paraId="74732256" w14:textId="3F521AC4" w:rsidR="00B119DF" w:rsidRPr="006D15B7" w:rsidRDefault="00B119DF" w:rsidP="007A1A56">
      <w:pPr>
        <w:spacing w:after="240"/>
      </w:pPr>
      <w:r w:rsidRPr="006D15B7">
        <w:t xml:space="preserve">Bitte beachten Sie, dass Sie die Dialogbox für die Zeitraumdefinition zweimal erhalten, die erste Dialogbox beim Öffnen des Berichts aus der Zwischenablage und eine weitere Dialogbox beim Ausführen/Exportieren des Berichts. Das erste Mal prüft IDA beim Öffnen der Vorlage automatisch die technische Umsetzbarkeit der Abfrage (aktuelle Version </w:t>
      </w:r>
      <w:r w:rsidR="00A66E40" w:rsidRPr="006D15B7">
        <w:t>usw</w:t>
      </w:r>
      <w:r w:rsidRPr="006D15B7">
        <w:t>.). Das zweite Dialog</w:t>
      </w:r>
      <w:r w:rsidR="00485A76" w:rsidRPr="006D15B7">
        <w:t>box</w:t>
      </w:r>
      <w:r w:rsidRPr="006D15B7">
        <w:t xml:space="preserve"> ist dann für die eigentliche Abfrage notwendig.</w:t>
      </w:r>
    </w:p>
    <w:p w14:paraId="6B1D9D6F" w14:textId="6793BEFC" w:rsidR="009F37EC" w:rsidRPr="006D15B7" w:rsidRDefault="00BE72B9" w:rsidP="007A1A56">
      <w:pPr>
        <w:spacing w:after="240"/>
      </w:pPr>
      <w:r w:rsidRPr="006D15B7">
        <w:t>Für den Export nutzen Sie das Ausführungssymbol im oberen linken Bereich.</w:t>
      </w:r>
    </w:p>
    <w:p w14:paraId="6A2DA3E2" w14:textId="77777777" w:rsidR="009F37EC" w:rsidRPr="006D15B7" w:rsidRDefault="00BE72B9" w:rsidP="007A1A56">
      <w:pPr>
        <w:spacing w:after="240"/>
        <w:jc w:val="center"/>
      </w:pPr>
      <w:r w:rsidRPr="006D15B7">
        <w:rPr>
          <w:noProof/>
        </w:rPr>
        <w:drawing>
          <wp:inline distT="0" distB="0" distL="0" distR="0" wp14:anchorId="54CB41D7" wp14:editId="14A9C760">
            <wp:extent cx="2257425" cy="2303810"/>
            <wp:effectExtent l="0" t="0" r="0" b="1270"/>
            <wp:docPr id="12"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 descr="Ein Bild, das Text, Screenshot, Software, Zahl enthält.&#10;&#10;Automatisch generierte Beschreibung"/>
                    <pic:cNvPicPr>
                      <a:picLocks noChangeAspect="1"/>
                    </pic:cNvPicPr>
                  </pic:nvPicPr>
                  <pic:blipFill>
                    <a:blip r:embed="rId27"/>
                    <a:stretch>
                      <a:fillRect/>
                    </a:stretch>
                  </pic:blipFill>
                  <pic:spPr>
                    <a:xfrm>
                      <a:off x="0" y="0"/>
                      <a:ext cx="2260683" cy="2307135"/>
                    </a:xfrm>
                    <a:prstGeom prst="rect">
                      <a:avLst/>
                    </a:prstGeom>
                  </pic:spPr>
                </pic:pic>
              </a:graphicData>
            </a:graphic>
          </wp:inline>
        </w:drawing>
      </w:r>
    </w:p>
    <w:p w14:paraId="73F4F8FA" w14:textId="77777777" w:rsidR="009F37EC" w:rsidRPr="006D15B7" w:rsidRDefault="00BE72B9" w:rsidP="007A1A56">
      <w:pPr>
        <w:spacing w:after="240"/>
      </w:pPr>
      <w:r w:rsidRPr="006D15B7">
        <w:t>Es öffnet sich ein entsprechendes Kontextmenü mit unterschiedli</w:t>
      </w:r>
      <w:r w:rsidRPr="006D15B7">
        <w:t>chen Ausführungsvarianten für den Bericht.</w:t>
      </w:r>
    </w:p>
    <w:p w14:paraId="180093E5" w14:textId="77777777" w:rsidR="009F37EC" w:rsidRPr="006D15B7" w:rsidRDefault="00BE72B9" w:rsidP="007A1A56">
      <w:pPr>
        <w:spacing w:after="240"/>
      </w:pPr>
      <w:r w:rsidRPr="006D15B7">
        <w:t xml:space="preserve">Bitte speichern Sie das Kreditbeschlussbuch als CSV-Datei und benennen dieses mit „JJJJMMTT_Kreditbeschlussbuch.csv“. Das </w:t>
      </w:r>
      <w:hyperlink w:anchor="_Erkennen_des_richtigen" w:history="1">
        <w:r w:rsidRPr="006D15B7">
          <w:rPr>
            <w:rStyle w:val="Hyperlink"/>
          </w:rPr>
          <w:t>Spaltentrennzeichen</w:t>
        </w:r>
      </w:hyperlink>
      <w:r w:rsidRPr="006D15B7">
        <w:t xml:space="preserve"> </w:t>
      </w:r>
      <w:r w:rsidRPr="006D15B7">
        <w:rPr>
          <w:b/>
          <w:bCs/>
        </w:rPr>
        <w:t>muss</w:t>
      </w:r>
      <w:r w:rsidRPr="006D15B7">
        <w:t xml:space="preserve"> mit dem, der KRM-Datei, übereinstimmen, jedoch </w:t>
      </w:r>
      <w:r w:rsidRPr="006D15B7">
        <w:rPr>
          <w:b/>
          <w:bCs/>
        </w:rPr>
        <w:t>nicht</w:t>
      </w:r>
      <w:r w:rsidRPr="006D15B7">
        <w:t xml:space="preserve"> das Dateiformat („*.</w:t>
      </w:r>
      <w:proofErr w:type="spellStart"/>
      <w:r w:rsidRPr="006D15B7">
        <w:t>csv</w:t>
      </w:r>
      <w:proofErr w:type="spellEnd"/>
      <w:r w:rsidRPr="006D15B7">
        <w:t>“ oder „*.</w:t>
      </w:r>
      <w:proofErr w:type="spellStart"/>
      <w:r w:rsidRPr="006D15B7">
        <w:t>txt</w:t>
      </w:r>
      <w:proofErr w:type="spellEnd"/>
      <w:r w:rsidRPr="006D15B7">
        <w:t xml:space="preserve">“). Die enthaltenen Spalten zur Übersicht finden Sie ebenso im </w:t>
      </w:r>
      <w:hyperlink w:anchor="_Datenmodell" w:history="1">
        <w:r w:rsidRPr="006D15B7">
          <w:rPr>
            <w:rStyle w:val="Hyperlink"/>
          </w:rPr>
          <w:t>Datenmodell</w:t>
        </w:r>
      </w:hyperlink>
      <w:r w:rsidRPr="006D15B7">
        <w:t xml:space="preserve"> der App.</w:t>
      </w:r>
    </w:p>
    <w:p w14:paraId="69368271" w14:textId="77777777" w:rsidR="009F37EC" w:rsidRPr="006D15B7" w:rsidRDefault="00BE72B9" w:rsidP="007A1A56">
      <w:pPr>
        <w:spacing w:after="240"/>
        <w:rPr>
          <w:i/>
          <w:iCs/>
        </w:rPr>
      </w:pPr>
      <w:r w:rsidRPr="006D15B7">
        <w:rPr>
          <w:i/>
          <w:iCs/>
        </w:rPr>
        <w:t>Hinweise:</w:t>
      </w:r>
    </w:p>
    <w:p w14:paraId="6B37297A" w14:textId="77777777" w:rsidR="009F37EC" w:rsidRPr="006D15B7" w:rsidRDefault="00BE72B9">
      <w:pPr>
        <w:pStyle w:val="Listenabsatz"/>
        <w:numPr>
          <w:ilvl w:val="0"/>
          <w:numId w:val="17"/>
        </w:numPr>
        <w:rPr>
          <w:i/>
          <w:iCs/>
        </w:rPr>
      </w:pPr>
      <w:r w:rsidRPr="006D15B7">
        <w:rPr>
          <w:i/>
          <w:iCs/>
        </w:rPr>
        <w:t>Bitte beachten Sie die Hinweise aus dem Kapitel „</w:t>
      </w:r>
      <w:hyperlink w:anchor="_Workaround_zum_Speichern" w:history="1">
        <w:r w:rsidRPr="006D15B7">
          <w:rPr>
            <w:rStyle w:val="Hyperlink"/>
            <w:i/>
            <w:iCs/>
          </w:rPr>
          <w:t>Workaround zum Speichern von Textdateien aus IDA für den Import nach IDEA</w:t>
        </w:r>
      </w:hyperlink>
      <w:r w:rsidRPr="006D15B7">
        <w:rPr>
          <w:i/>
          <w:iCs/>
        </w:rPr>
        <w:t>“</w:t>
      </w:r>
      <w:r w:rsidRPr="006D15B7">
        <w:rPr>
          <w:i/>
          <w:iCs/>
        </w:rPr>
        <w:t>.</w:t>
      </w:r>
    </w:p>
    <w:p w14:paraId="3E3F13E6" w14:textId="77777777" w:rsidR="009F37EC" w:rsidRPr="006D15B7" w:rsidRDefault="00BE72B9">
      <w:pPr>
        <w:pStyle w:val="Listenabsatz"/>
        <w:numPr>
          <w:ilvl w:val="0"/>
          <w:numId w:val="17"/>
        </w:numPr>
        <w:rPr>
          <w:i/>
          <w:iCs/>
        </w:rPr>
      </w:pPr>
      <w:r w:rsidRPr="006D15B7">
        <w:rPr>
          <w:i/>
          <w:iCs/>
        </w:rPr>
        <w:t>Die Datei darf als Dateikopf nur die Spaltennamen enthalten.</w:t>
      </w:r>
    </w:p>
    <w:p w14:paraId="14EB2BA9" w14:textId="77777777" w:rsidR="009F37EC" w:rsidRPr="006D15B7" w:rsidRDefault="00BE72B9" w:rsidP="007A1A56">
      <w:pPr>
        <w:spacing w:after="240"/>
        <w:jc w:val="center"/>
      </w:pPr>
      <w:r w:rsidRPr="006D15B7">
        <w:rPr>
          <w:noProof/>
        </w:rPr>
        <w:lastRenderedPageBreak/>
        <w:drawing>
          <wp:inline distT="0" distB="0" distL="0" distR="0" wp14:anchorId="5052616D" wp14:editId="03706B3E">
            <wp:extent cx="4915586" cy="990738"/>
            <wp:effectExtent l="0" t="0" r="0" b="0"/>
            <wp:docPr id="1052544964"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44964" name="Grafik 1" descr="Ein Bild, das Text, Schrift, Reihe, Screenshot enthält.&#10;&#10;Automatisch generierte Beschreibung"/>
                    <pic:cNvPicPr/>
                  </pic:nvPicPr>
                  <pic:blipFill>
                    <a:blip r:embed="rId28"/>
                    <a:stretch>
                      <a:fillRect/>
                    </a:stretch>
                  </pic:blipFill>
                  <pic:spPr>
                    <a:xfrm>
                      <a:off x="0" y="0"/>
                      <a:ext cx="4915586" cy="990738"/>
                    </a:xfrm>
                    <a:prstGeom prst="rect">
                      <a:avLst/>
                    </a:prstGeom>
                  </pic:spPr>
                </pic:pic>
              </a:graphicData>
            </a:graphic>
          </wp:inline>
        </w:drawing>
      </w:r>
    </w:p>
    <w:p w14:paraId="1CF6A25A" w14:textId="77777777" w:rsidR="009F37EC" w:rsidRPr="006D15B7" w:rsidRDefault="00BE72B9" w:rsidP="007A1A56">
      <w:pPr>
        <w:pStyle w:val="berschrift3"/>
        <w:spacing w:after="240"/>
      </w:pPr>
      <w:bookmarkStart w:id="18" w:name="_Toc147318290"/>
      <w:bookmarkStart w:id="19" w:name="_Toc172292836"/>
      <w:r w:rsidRPr="006D15B7">
        <w:t>Schufa alle Negativmerkmale</w:t>
      </w:r>
      <w:bookmarkEnd w:id="18"/>
      <w:bookmarkEnd w:id="19"/>
    </w:p>
    <w:p w14:paraId="3CBF13C3" w14:textId="77777777" w:rsidR="009F37EC" w:rsidRPr="006D15B7" w:rsidRDefault="00BE72B9" w:rsidP="007A1A56">
      <w:pPr>
        <w:spacing w:after="240"/>
      </w:pPr>
      <w:r w:rsidRPr="006D15B7">
        <w:t>Die Datei „Schufa alle Negativmerkmale“ steht als Standardbericht in IDA zur Verfügung.</w:t>
      </w:r>
    </w:p>
    <w:p w14:paraId="0965FB1B" w14:textId="77777777" w:rsidR="009F37EC" w:rsidRPr="006D15B7" w:rsidRDefault="00BE72B9" w:rsidP="007A1A56">
      <w:pPr>
        <w:spacing w:after="240"/>
        <w:jc w:val="center"/>
      </w:pPr>
      <w:r w:rsidRPr="006D15B7">
        <w:rPr>
          <w:noProof/>
        </w:rPr>
        <w:drawing>
          <wp:inline distT="0" distB="0" distL="0" distR="0" wp14:anchorId="0ACED86F" wp14:editId="3C51C290">
            <wp:extent cx="4772025" cy="1514475"/>
            <wp:effectExtent l="0" t="0" r="9525" b="9525"/>
            <wp:docPr id="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 descr="Ein Bild, das Text, Screenshot, Schrift, Zahl enthält.&#10;&#10;Automatisch generierte Beschreibung"/>
                    <pic:cNvPicPr>
                      <a:picLocks noChangeAspect="1"/>
                    </pic:cNvPicPr>
                  </pic:nvPicPr>
                  <pic:blipFill>
                    <a:blip r:embed="rId29"/>
                    <a:stretch>
                      <a:fillRect/>
                    </a:stretch>
                  </pic:blipFill>
                  <pic:spPr>
                    <a:xfrm>
                      <a:off x="0" y="0"/>
                      <a:ext cx="4772025" cy="1514475"/>
                    </a:xfrm>
                    <a:prstGeom prst="rect">
                      <a:avLst/>
                    </a:prstGeom>
                  </pic:spPr>
                </pic:pic>
              </a:graphicData>
            </a:graphic>
          </wp:inline>
        </w:drawing>
      </w:r>
    </w:p>
    <w:p w14:paraId="285EF76D" w14:textId="77777777" w:rsidR="009F37EC" w:rsidRPr="006D15B7" w:rsidRDefault="00BE72B9" w:rsidP="007A1A56">
      <w:pPr>
        <w:spacing w:after="240"/>
      </w:pPr>
      <w:r w:rsidRPr="006D15B7">
        <w:t>Den Bericht finden Sie über folgenden Pfad:</w:t>
      </w:r>
    </w:p>
    <w:p w14:paraId="5E46E869" w14:textId="77777777" w:rsidR="009F37EC" w:rsidRPr="007A1A56" w:rsidRDefault="00BE72B9">
      <w:pPr>
        <w:pStyle w:val="Default"/>
        <w:rPr>
          <w:rFonts w:ascii="Roboto" w:hAnsi="Roboto" w:cstheme="minorBidi"/>
          <w:color w:val="auto"/>
          <w:spacing w:val="2"/>
          <w:w w:val="115"/>
        </w:rPr>
      </w:pPr>
      <w:r w:rsidRPr="007A1A56">
        <w:rPr>
          <w:rFonts w:ascii="Roboto" w:hAnsi="Roboto" w:cstheme="minorBidi"/>
          <w:color w:val="auto"/>
          <w:spacing w:val="2"/>
          <w:w w:val="115"/>
        </w:rPr>
        <w:t xml:space="preserve">Standardbericht </w:t>
      </w:r>
      <w:r w:rsidRPr="007A1A56">
        <w:rPr>
          <w:rFonts w:ascii="Roboto" w:hAnsi="Roboto" w:cstheme="minorBidi"/>
          <w:color w:val="auto"/>
          <w:spacing w:val="2"/>
          <w:w w:val="115"/>
        </w:rPr>
        <w:sym w:font="Wingdings" w:char="F0E0"/>
      </w:r>
      <w:r w:rsidRPr="007A1A56">
        <w:rPr>
          <w:rFonts w:ascii="Roboto" w:hAnsi="Roboto" w:cstheme="minorBidi"/>
          <w:color w:val="auto"/>
          <w:spacing w:val="2"/>
          <w:w w:val="115"/>
        </w:rPr>
        <w:t xml:space="preserve"> agree21IDA </w:t>
      </w:r>
      <w:r w:rsidRPr="007A1A56">
        <w:rPr>
          <w:rFonts w:ascii="Roboto" w:hAnsi="Roboto" w:cstheme="minorBidi"/>
          <w:color w:val="auto"/>
          <w:spacing w:val="2"/>
          <w:w w:val="115"/>
        </w:rPr>
        <w:sym w:font="Wingdings" w:char="F0E0"/>
      </w:r>
      <w:r w:rsidRPr="007A1A56">
        <w:rPr>
          <w:rFonts w:ascii="Roboto" w:hAnsi="Roboto" w:cstheme="minorBidi"/>
          <w:color w:val="auto"/>
          <w:spacing w:val="2"/>
          <w:w w:val="115"/>
        </w:rPr>
        <w:t xml:space="preserve">  Produktionsbank </w:t>
      </w:r>
      <w:r w:rsidRPr="007A1A56">
        <w:rPr>
          <w:rFonts w:ascii="Roboto" w:hAnsi="Roboto" w:cstheme="minorBidi"/>
          <w:color w:val="auto"/>
          <w:spacing w:val="2"/>
          <w:w w:val="115"/>
        </w:rPr>
        <w:sym w:font="Wingdings" w:char="F0E0"/>
      </w:r>
      <w:r w:rsidRPr="007A1A56">
        <w:rPr>
          <w:rFonts w:ascii="Roboto" w:hAnsi="Roboto" w:cstheme="minorBidi"/>
          <w:color w:val="auto"/>
          <w:spacing w:val="2"/>
          <w:w w:val="115"/>
        </w:rPr>
        <w:t xml:space="preserve"> SCHUFA </w:t>
      </w:r>
      <w:r w:rsidRPr="007A1A56">
        <w:rPr>
          <w:rFonts w:ascii="Roboto" w:hAnsi="Roboto" w:cstheme="minorBidi"/>
          <w:color w:val="auto"/>
          <w:spacing w:val="2"/>
          <w:w w:val="115"/>
        </w:rPr>
        <w:sym w:font="Wingdings" w:char="F0E0"/>
      </w:r>
      <w:r w:rsidRPr="007A1A56">
        <w:rPr>
          <w:rFonts w:ascii="Roboto" w:hAnsi="Roboto" w:cstheme="minorBidi"/>
          <w:color w:val="auto"/>
          <w:spacing w:val="2"/>
          <w:w w:val="115"/>
        </w:rPr>
        <w:t xml:space="preserve"> </w:t>
      </w:r>
      <w:proofErr w:type="spellStart"/>
      <w:r w:rsidRPr="007A1A56">
        <w:rPr>
          <w:rFonts w:ascii="Roboto" w:hAnsi="Roboto" w:cstheme="minorBidi"/>
          <w:color w:val="auto"/>
          <w:spacing w:val="2"/>
          <w:w w:val="115"/>
        </w:rPr>
        <w:t>SCHUFA</w:t>
      </w:r>
      <w:proofErr w:type="spellEnd"/>
      <w:r w:rsidRPr="007A1A56">
        <w:rPr>
          <w:rFonts w:ascii="Roboto" w:hAnsi="Roboto" w:cstheme="minorBidi"/>
          <w:color w:val="auto"/>
          <w:spacing w:val="2"/>
          <w:w w:val="115"/>
        </w:rPr>
        <w:t xml:space="preserve"> alle Negativmerkmal.</w:t>
      </w:r>
    </w:p>
    <w:p w14:paraId="614EFFD9" w14:textId="77777777" w:rsidR="009F37EC" w:rsidRPr="007A1A56" w:rsidRDefault="009F37EC">
      <w:pPr>
        <w:pStyle w:val="Default"/>
        <w:rPr>
          <w:rFonts w:ascii="Roboto" w:hAnsi="Roboto" w:cstheme="minorBidi"/>
          <w:color w:val="auto"/>
          <w:spacing w:val="2"/>
          <w:w w:val="115"/>
        </w:rPr>
      </w:pPr>
    </w:p>
    <w:p w14:paraId="2EBA23C4" w14:textId="77777777" w:rsidR="009F37EC" w:rsidRPr="007A1A56" w:rsidRDefault="00BE72B9">
      <w:pPr>
        <w:pStyle w:val="Default"/>
        <w:rPr>
          <w:rFonts w:ascii="Roboto" w:hAnsi="Roboto" w:cstheme="minorBidi"/>
          <w:color w:val="auto"/>
          <w:spacing w:val="2"/>
          <w:w w:val="115"/>
        </w:rPr>
      </w:pPr>
      <w:r w:rsidRPr="007A1A56">
        <w:rPr>
          <w:rFonts w:ascii="Roboto" w:hAnsi="Roboto" w:cstheme="minorBidi"/>
          <w:color w:val="auto"/>
          <w:spacing w:val="2"/>
          <w:w w:val="115"/>
        </w:rPr>
        <w:t>Nach Auswahl des Berichts öffnet sich ein Menü, in dem Sie die Möglichkeit haben, die für Ihr Haus relevanten Negativen SCHUFA Meldungen auszuwählen und zu entscheiden,</w:t>
      </w:r>
      <w:r w:rsidRPr="007A1A56">
        <w:rPr>
          <w:rFonts w:ascii="Roboto" w:hAnsi="Roboto" w:cstheme="minorBidi"/>
          <w:color w:val="auto"/>
          <w:spacing w:val="2"/>
          <w:w w:val="115"/>
        </w:rPr>
        <w:t xml:space="preserve"> ob nur „eigene“ Meldungen berücksichtigt werden sollen.</w:t>
      </w:r>
    </w:p>
    <w:p w14:paraId="35FADA50" w14:textId="77777777" w:rsidR="009F37EC" w:rsidRPr="007A1A56" w:rsidRDefault="00BE72B9">
      <w:pPr>
        <w:pStyle w:val="Default"/>
        <w:rPr>
          <w:rFonts w:ascii="Roboto" w:hAnsi="Roboto" w:cstheme="minorBidi"/>
          <w:color w:val="auto"/>
          <w:spacing w:val="2"/>
          <w:w w:val="115"/>
        </w:rPr>
      </w:pPr>
      <w:r w:rsidRPr="007A1A56">
        <w:rPr>
          <w:rFonts w:ascii="Roboto" w:hAnsi="Roboto" w:cstheme="minorBidi"/>
          <w:color w:val="auto"/>
          <w:spacing w:val="2"/>
          <w:w w:val="115"/>
        </w:rPr>
        <w:t>Um den Bericht zu erstellen, muss mindestens ein Merkmal ausgewählt und eine Entscheidung hinsichtlich der „eigenen“ Meldungen getroffen werden.</w:t>
      </w:r>
    </w:p>
    <w:p w14:paraId="73960D2B" w14:textId="77777777" w:rsidR="009F37EC" w:rsidRPr="006D15B7" w:rsidRDefault="00BE72B9" w:rsidP="00561977">
      <w:pPr>
        <w:spacing w:after="240"/>
        <w:jc w:val="center"/>
      </w:pPr>
      <w:r w:rsidRPr="006D15B7">
        <w:rPr>
          <w:noProof/>
        </w:rPr>
        <w:lastRenderedPageBreak/>
        <w:drawing>
          <wp:inline distT="0" distB="0" distL="0" distR="0" wp14:anchorId="27A1D68C" wp14:editId="06B0703C">
            <wp:extent cx="5760720" cy="3550285"/>
            <wp:effectExtent l="0" t="0" r="0" b="0"/>
            <wp:docPr id="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descr="Ein Bild, das Text, Screenshot, Schrift, Zahl enthält.&#10;&#10;Automatisch generierte Beschreibung"/>
                    <pic:cNvPicPr>
                      <a:picLocks noChangeAspect="1"/>
                    </pic:cNvPicPr>
                  </pic:nvPicPr>
                  <pic:blipFill>
                    <a:blip r:embed="rId30"/>
                    <a:stretch>
                      <a:fillRect/>
                    </a:stretch>
                  </pic:blipFill>
                  <pic:spPr>
                    <a:xfrm>
                      <a:off x="0" y="0"/>
                      <a:ext cx="5760720" cy="3550285"/>
                    </a:xfrm>
                    <a:prstGeom prst="rect">
                      <a:avLst/>
                    </a:prstGeom>
                  </pic:spPr>
                </pic:pic>
              </a:graphicData>
            </a:graphic>
          </wp:inline>
        </w:drawing>
      </w:r>
    </w:p>
    <w:p w14:paraId="5E843037" w14:textId="77777777" w:rsidR="009F37EC" w:rsidRPr="006D15B7" w:rsidRDefault="00BE72B9">
      <w:r w:rsidRPr="006D15B7">
        <w:t>Den Bericht können Sie nach Auswahl über das Feld „F</w:t>
      </w:r>
      <w:r w:rsidRPr="006D15B7">
        <w:t>ertigstellen“ erstellen.</w:t>
      </w:r>
    </w:p>
    <w:p w14:paraId="103AA917" w14:textId="77777777" w:rsidR="009F37EC" w:rsidRPr="006D15B7" w:rsidRDefault="00BE72B9" w:rsidP="00561977">
      <w:pPr>
        <w:spacing w:after="240"/>
      </w:pPr>
      <w:r w:rsidRPr="006D15B7">
        <w:t>Für die Ausführung des Berichts nutzen Sie das Ausführungssymbol im oberen linken Bildschirmbereich.</w:t>
      </w:r>
    </w:p>
    <w:p w14:paraId="35759B8B" w14:textId="77777777" w:rsidR="009F37EC" w:rsidRPr="006D15B7" w:rsidRDefault="00BE72B9" w:rsidP="00561977">
      <w:pPr>
        <w:spacing w:before="240" w:after="240"/>
        <w:jc w:val="center"/>
      </w:pPr>
      <w:r w:rsidRPr="006D15B7">
        <w:rPr>
          <w:noProof/>
        </w:rPr>
        <w:drawing>
          <wp:inline distT="0" distB="0" distL="0" distR="0" wp14:anchorId="39CE6A31" wp14:editId="1FF72DA9">
            <wp:extent cx="2464905" cy="2515554"/>
            <wp:effectExtent l="0" t="0" r="0" b="0"/>
            <wp:docPr id="1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 descr="Ein Bild, das Text, Screenshot, Software, Zahl enthält.&#10;&#10;Automatisch generierte Beschreibung"/>
                    <pic:cNvPicPr>
                      <a:picLocks noChangeAspect="1"/>
                    </pic:cNvPicPr>
                  </pic:nvPicPr>
                  <pic:blipFill>
                    <a:blip r:embed="rId27"/>
                    <a:stretch>
                      <a:fillRect/>
                    </a:stretch>
                  </pic:blipFill>
                  <pic:spPr>
                    <a:xfrm>
                      <a:off x="0" y="0"/>
                      <a:ext cx="2488323" cy="2539454"/>
                    </a:xfrm>
                    <a:prstGeom prst="rect">
                      <a:avLst/>
                    </a:prstGeom>
                  </pic:spPr>
                </pic:pic>
              </a:graphicData>
            </a:graphic>
          </wp:inline>
        </w:drawing>
      </w:r>
    </w:p>
    <w:p w14:paraId="7BDCE235" w14:textId="77777777" w:rsidR="009F37EC" w:rsidRPr="006D15B7" w:rsidRDefault="00BE72B9" w:rsidP="00561977">
      <w:pPr>
        <w:spacing w:after="240"/>
      </w:pPr>
      <w:r w:rsidRPr="006D15B7">
        <w:t xml:space="preserve">Bitte speichern Sie die Datei als CSV-Datei und benennen dieses mit „JJJJMMTT_SCHUFA alle Negativmerkmale.csv“. Das </w:t>
      </w:r>
      <w:hyperlink w:anchor="_Erkennen_des_richtigen" w:history="1">
        <w:r w:rsidRPr="006D15B7">
          <w:rPr>
            <w:rStyle w:val="Hyperlink"/>
          </w:rPr>
          <w:t>Spaltentrennzeichen</w:t>
        </w:r>
      </w:hyperlink>
      <w:r w:rsidRPr="006D15B7">
        <w:t xml:space="preserve"> </w:t>
      </w:r>
      <w:r w:rsidRPr="006D15B7">
        <w:rPr>
          <w:b/>
          <w:bCs/>
        </w:rPr>
        <w:t>muss</w:t>
      </w:r>
      <w:r w:rsidRPr="006D15B7">
        <w:t xml:space="preserve"> mit dem, der KRM-Datei, übereinstimmen,</w:t>
      </w:r>
      <w:r w:rsidRPr="006D15B7">
        <w:t xml:space="preserve"> jedoch </w:t>
      </w:r>
      <w:r w:rsidRPr="006D15B7">
        <w:rPr>
          <w:b/>
          <w:bCs/>
        </w:rPr>
        <w:t>nicht</w:t>
      </w:r>
      <w:r w:rsidRPr="006D15B7">
        <w:t xml:space="preserve"> das Dateiformat („*.</w:t>
      </w:r>
      <w:proofErr w:type="spellStart"/>
      <w:r w:rsidRPr="006D15B7">
        <w:t>csv</w:t>
      </w:r>
      <w:proofErr w:type="spellEnd"/>
      <w:r w:rsidRPr="006D15B7">
        <w:t>“ oder „*.</w:t>
      </w:r>
      <w:proofErr w:type="spellStart"/>
      <w:r w:rsidRPr="006D15B7">
        <w:t>txt</w:t>
      </w:r>
      <w:proofErr w:type="spellEnd"/>
      <w:r w:rsidRPr="006D15B7">
        <w:t xml:space="preserve">“). Die enthaltenen Spalten zur Übersicht finden Sie ebenso im </w:t>
      </w:r>
      <w:hyperlink w:anchor="_Datenmodell" w:history="1">
        <w:r w:rsidRPr="006D15B7">
          <w:rPr>
            <w:rStyle w:val="Hyperlink"/>
          </w:rPr>
          <w:t>Datenmodell</w:t>
        </w:r>
      </w:hyperlink>
      <w:r w:rsidRPr="006D15B7">
        <w:t xml:space="preserve"> der App.</w:t>
      </w:r>
    </w:p>
    <w:p w14:paraId="63DF0CBA" w14:textId="77777777" w:rsidR="009F37EC" w:rsidRPr="006D15B7" w:rsidRDefault="00BE72B9" w:rsidP="00021475">
      <w:pPr>
        <w:spacing w:after="240"/>
        <w:rPr>
          <w:i/>
          <w:iCs/>
        </w:rPr>
      </w:pPr>
      <w:r w:rsidRPr="006D15B7">
        <w:rPr>
          <w:i/>
          <w:iCs/>
        </w:rPr>
        <w:lastRenderedPageBreak/>
        <w:t>Hinweise:</w:t>
      </w:r>
    </w:p>
    <w:p w14:paraId="7EF836F9" w14:textId="77777777" w:rsidR="009F37EC" w:rsidRPr="006D15B7" w:rsidRDefault="00BE72B9">
      <w:pPr>
        <w:pStyle w:val="Listenabsatz"/>
        <w:numPr>
          <w:ilvl w:val="0"/>
          <w:numId w:val="18"/>
        </w:numPr>
        <w:rPr>
          <w:i/>
          <w:iCs/>
        </w:rPr>
      </w:pPr>
      <w:r w:rsidRPr="006D15B7">
        <w:rPr>
          <w:i/>
          <w:iCs/>
        </w:rPr>
        <w:t>Bitte beachten Sie die Hinweise aus dem Kapitel</w:t>
      </w:r>
      <w:r w:rsidRPr="006D15B7">
        <w:rPr>
          <w:i/>
          <w:iCs/>
        </w:rPr>
        <w:t xml:space="preserve"> „</w:t>
      </w:r>
      <w:hyperlink w:anchor="_Workaround_zum_Speichern" w:history="1">
        <w:r w:rsidRPr="006D15B7">
          <w:rPr>
            <w:rStyle w:val="Hyperlink"/>
            <w:i/>
            <w:iCs/>
          </w:rPr>
          <w:t>Workaround zum Speichern von Textdateien aus IDA für den Import nach IDEA</w:t>
        </w:r>
      </w:hyperlink>
      <w:r w:rsidRPr="006D15B7">
        <w:rPr>
          <w:i/>
          <w:iCs/>
        </w:rPr>
        <w:t>“.</w:t>
      </w:r>
    </w:p>
    <w:p w14:paraId="1361F4E2" w14:textId="77777777" w:rsidR="009F37EC" w:rsidRPr="006D15B7" w:rsidRDefault="00BE72B9" w:rsidP="00021475">
      <w:pPr>
        <w:pStyle w:val="Listenabsatz"/>
        <w:numPr>
          <w:ilvl w:val="0"/>
          <w:numId w:val="18"/>
        </w:numPr>
        <w:spacing w:after="240"/>
        <w:rPr>
          <w:i/>
          <w:iCs/>
        </w:rPr>
      </w:pPr>
      <w:r w:rsidRPr="006D15B7">
        <w:rPr>
          <w:i/>
          <w:iCs/>
        </w:rPr>
        <w:t>Die Datei darf als Dateikopf nur die Spaltennamen enthalten.</w:t>
      </w:r>
    </w:p>
    <w:p w14:paraId="2FFC307C" w14:textId="77777777" w:rsidR="009F37EC" w:rsidRPr="006D15B7" w:rsidRDefault="00BE72B9">
      <w:pPr>
        <w:jc w:val="center"/>
      </w:pPr>
      <w:r w:rsidRPr="006D15B7">
        <w:rPr>
          <w:noProof/>
        </w:rPr>
        <w:drawing>
          <wp:inline distT="0" distB="0" distL="0" distR="0" wp14:anchorId="4AA4D3D3" wp14:editId="305F1A19">
            <wp:extent cx="4858428" cy="1448002"/>
            <wp:effectExtent l="0" t="0" r="0" b="0"/>
            <wp:docPr id="2009773196" name="Grafik 1" descr="Ein Bild, das Text, Screenshot, Quadra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3196" name="Grafik 1" descr="Ein Bild, das Text, Screenshot, Quadrat, Reihe enthält.&#10;&#10;Automatisch generierte Beschreibung"/>
                    <pic:cNvPicPr/>
                  </pic:nvPicPr>
                  <pic:blipFill>
                    <a:blip r:embed="rId31"/>
                    <a:stretch>
                      <a:fillRect/>
                    </a:stretch>
                  </pic:blipFill>
                  <pic:spPr>
                    <a:xfrm>
                      <a:off x="0" y="0"/>
                      <a:ext cx="4858428" cy="1448002"/>
                    </a:xfrm>
                    <a:prstGeom prst="rect">
                      <a:avLst/>
                    </a:prstGeom>
                  </pic:spPr>
                </pic:pic>
              </a:graphicData>
            </a:graphic>
          </wp:inline>
        </w:drawing>
      </w:r>
    </w:p>
    <w:p w14:paraId="78DCC93A" w14:textId="77777777" w:rsidR="009F37EC" w:rsidRPr="006D15B7" w:rsidRDefault="00BE72B9">
      <w:pPr>
        <w:rPr>
          <w:b/>
        </w:rPr>
      </w:pPr>
      <w:r w:rsidRPr="006D15B7">
        <w:rPr>
          <w:b/>
        </w:rPr>
        <w:br w:type="page"/>
      </w:r>
    </w:p>
    <w:p w14:paraId="50B6905D" w14:textId="7E4AA2BC" w:rsidR="00D41682" w:rsidRDefault="00D41682" w:rsidP="00E86911">
      <w:pPr>
        <w:pStyle w:val="berschrift2"/>
        <w:spacing w:after="240"/>
      </w:pPr>
      <w:bookmarkStart w:id="20" w:name="_Erkennen_des_richtigen"/>
      <w:bookmarkStart w:id="21" w:name="_Toc172292837"/>
      <w:bookmarkStart w:id="22" w:name="_Toc147318291"/>
      <w:bookmarkEnd w:id="20"/>
      <w:r w:rsidRPr="00D41682">
        <w:lastRenderedPageBreak/>
        <w:t>Sicherheiten</w:t>
      </w:r>
      <w:bookmarkEnd w:id="21"/>
    </w:p>
    <w:p w14:paraId="51B9903E" w14:textId="52CE997A" w:rsidR="004C2994" w:rsidRPr="006D15B7" w:rsidRDefault="007D4891" w:rsidP="004C2994">
      <w:r w:rsidRPr="007D4891">
        <w:rPr>
          <w:rFonts w:cstheme="minorHAnsi"/>
        </w:rPr>
        <w:t xml:space="preserve">Die </w:t>
      </w:r>
      <w:proofErr w:type="spellStart"/>
      <w:r w:rsidRPr="007D4891">
        <w:rPr>
          <w:rFonts w:cstheme="minorHAnsi"/>
        </w:rPr>
        <w:t>Sicherheiten</w:t>
      </w:r>
      <w:ins w:id="23" w:author="Ralph-Richard Müller" w:date="2024-07-30T08:52:00Z">
        <w:r w:rsidR="004C687D">
          <w:rPr>
            <w:rFonts w:cstheme="minorHAnsi"/>
          </w:rPr>
          <w:t>daten</w:t>
        </w:r>
      </w:ins>
      <w:proofErr w:type="spellEnd"/>
      <w:r w:rsidRPr="007D4891">
        <w:rPr>
          <w:rFonts w:cstheme="minorHAnsi"/>
        </w:rPr>
        <w:t xml:space="preserve"> </w:t>
      </w:r>
      <w:del w:id="24" w:author="Ralph-Richard Müller" w:date="2024-07-30T08:52:00Z">
        <w:r w:rsidRPr="007D4891" w:rsidDel="004C687D">
          <w:rPr>
            <w:rFonts w:cstheme="minorHAnsi"/>
          </w:rPr>
          <w:delText>können</w:delText>
        </w:r>
      </w:del>
      <w:ins w:id="25" w:author="Ralph-Richard Müller" w:date="2024-07-30T08:52:00Z">
        <w:r w:rsidR="004C687D">
          <w:rPr>
            <w:rFonts w:cstheme="minorHAnsi"/>
          </w:rPr>
          <w:t xml:space="preserve"> werden</w:t>
        </w:r>
      </w:ins>
      <w:r w:rsidRPr="007D4891">
        <w:rPr>
          <w:rFonts w:cstheme="minorHAnsi"/>
        </w:rPr>
        <w:t xml:space="preserve"> </w:t>
      </w:r>
      <w:r w:rsidR="004C2994" w:rsidRPr="007D4891">
        <w:rPr>
          <w:rFonts w:cstheme="minorHAnsi"/>
        </w:rPr>
        <w:t xml:space="preserve">durch </w:t>
      </w:r>
      <w:r w:rsidRPr="007D4891">
        <w:rPr>
          <w:rFonts w:cstheme="minorHAnsi"/>
        </w:rPr>
        <w:t xml:space="preserve">individuelle Abfragen </w:t>
      </w:r>
      <w:r w:rsidR="004C2994" w:rsidRPr="007D4891">
        <w:rPr>
          <w:rFonts w:cstheme="minorHAnsi"/>
        </w:rPr>
        <w:t>in IDA beschafft</w:t>
      </w:r>
      <w:del w:id="26" w:author="Ralph-Richard Müller" w:date="2024-07-30T08:52:00Z">
        <w:r w:rsidR="004C2994" w:rsidRPr="007D4891" w:rsidDel="004C687D">
          <w:rPr>
            <w:rFonts w:cstheme="minorHAnsi"/>
          </w:rPr>
          <w:delText xml:space="preserve"> werden</w:delText>
        </w:r>
      </w:del>
      <w:r w:rsidR="004C2994" w:rsidRPr="006D15B7">
        <w:t>.</w:t>
      </w:r>
    </w:p>
    <w:p w14:paraId="14E0BD75" w14:textId="14DFD9DA" w:rsidR="00D847A6" w:rsidRDefault="004C687D" w:rsidP="004C2994">
      <w:pPr>
        <w:spacing w:after="240"/>
        <w:rPr>
          <w:rFonts w:cstheme="minorHAnsi"/>
        </w:rPr>
      </w:pPr>
      <w:ins w:id="27" w:author="Ralph-Richard Müller" w:date="2024-07-30T08:52:00Z">
        <w:r>
          <w:rPr>
            <w:rFonts w:cstheme="minorHAnsi"/>
          </w:rPr>
          <w:t>Zur Erstellung dieser Abfragen</w:t>
        </w:r>
      </w:ins>
      <w:ins w:id="28" w:author="Ralph-Richard Müller" w:date="2024-07-30T08:53:00Z">
        <w:r>
          <w:rPr>
            <w:rFonts w:cstheme="minorHAnsi"/>
          </w:rPr>
          <w:t xml:space="preserve"> </w:t>
        </w:r>
      </w:ins>
      <w:del w:id="29" w:author="Ralph-Richard Müller" w:date="2024-07-30T08:53:00Z">
        <w:r w:rsidR="00396133" w:rsidRPr="00396133" w:rsidDel="004C687D">
          <w:rPr>
            <w:rFonts w:cstheme="minorHAnsi"/>
          </w:rPr>
          <w:delText xml:space="preserve">Die Textdateien </w:delText>
        </w:r>
        <w:r w:rsidR="004C2994" w:rsidRPr="00396133" w:rsidDel="004C687D">
          <w:rPr>
            <w:rFonts w:cstheme="minorHAnsi"/>
          </w:rPr>
          <w:delText>zum Einspielen</w:delText>
        </w:r>
      </w:del>
      <w:r w:rsidR="004C2994" w:rsidRPr="006D15B7">
        <w:t xml:space="preserve"> </w:t>
      </w:r>
      <w:r w:rsidR="004C2994" w:rsidRPr="006D15B7">
        <w:rPr>
          <w:rFonts w:cstheme="minorHAnsi"/>
        </w:rPr>
        <w:t>finden Sie unter „</w:t>
      </w:r>
      <w:hyperlink w:anchor="_Zusätzliche_Dateien" w:history="1">
        <w:r w:rsidR="004C2994" w:rsidRPr="006D15B7">
          <w:rPr>
            <w:rStyle w:val="Hyperlink"/>
            <w:rFonts w:cstheme="minorHAnsi"/>
          </w:rPr>
          <w:t>zusätzliche Dateien</w:t>
        </w:r>
      </w:hyperlink>
      <w:r w:rsidR="004C2994" w:rsidRPr="006D15B7">
        <w:rPr>
          <w:rFonts w:cstheme="minorHAnsi"/>
        </w:rPr>
        <w:t>“ Im App-Workflow</w:t>
      </w:r>
      <w:ins w:id="30" w:author="Ralph-Richard Müller" w:date="2024-07-30T08:53:00Z">
        <w:r>
          <w:rPr>
            <w:rFonts w:cstheme="minorHAnsi"/>
          </w:rPr>
          <w:t xml:space="preserve"> diverse Textdateien, die in IDA eingelesen werden müssen</w:t>
        </w:r>
      </w:ins>
      <w:r w:rsidR="004C2994" w:rsidRPr="006D15B7">
        <w:rPr>
          <w:rFonts w:cstheme="minorHAnsi"/>
        </w:rPr>
        <w:t>.</w:t>
      </w:r>
    </w:p>
    <w:p w14:paraId="56DF884B" w14:textId="271612EC" w:rsidR="004C2994" w:rsidRPr="006D15B7" w:rsidRDefault="007D4891" w:rsidP="004C2994">
      <w:pPr>
        <w:spacing w:after="240"/>
        <w:rPr>
          <w:rFonts w:cstheme="minorHAnsi"/>
        </w:rPr>
      </w:pPr>
      <w:r w:rsidRPr="007D4891">
        <w:rPr>
          <w:rFonts w:cstheme="minorHAnsi"/>
        </w:rPr>
        <w:t xml:space="preserve">Die folgenden Schritte sollten für die jeweilige Datei </w:t>
      </w:r>
      <w:r>
        <w:rPr>
          <w:rFonts w:cstheme="minorHAnsi"/>
        </w:rPr>
        <w:t>„</w:t>
      </w:r>
      <w:r w:rsidRPr="007D4891">
        <w:rPr>
          <w:rFonts w:cstheme="minorHAnsi"/>
        </w:rPr>
        <w:t>Sicherheiten-Basisdaten</w:t>
      </w:r>
      <w:r>
        <w:rPr>
          <w:rFonts w:cstheme="minorHAnsi"/>
        </w:rPr>
        <w:t>“</w:t>
      </w:r>
      <w:r w:rsidRPr="007D4891">
        <w:rPr>
          <w:rFonts w:cstheme="minorHAnsi"/>
        </w:rPr>
        <w:t xml:space="preserve">, </w:t>
      </w:r>
      <w:r>
        <w:rPr>
          <w:rFonts w:cstheme="minorHAnsi"/>
        </w:rPr>
        <w:t>„</w:t>
      </w:r>
      <w:r w:rsidRPr="007D4891">
        <w:rPr>
          <w:rFonts w:cstheme="minorHAnsi"/>
        </w:rPr>
        <w:t>Sicherheiten-Basisdaten-Immo</w:t>
      </w:r>
      <w:r>
        <w:rPr>
          <w:rFonts w:cstheme="minorHAnsi"/>
        </w:rPr>
        <w:t>“</w:t>
      </w:r>
      <w:r w:rsidRPr="007D4891">
        <w:rPr>
          <w:rFonts w:cstheme="minorHAnsi"/>
        </w:rPr>
        <w:t xml:space="preserve">, </w:t>
      </w:r>
      <w:r>
        <w:rPr>
          <w:rFonts w:cstheme="minorHAnsi"/>
        </w:rPr>
        <w:t>„</w:t>
      </w:r>
      <w:r w:rsidRPr="007D4891">
        <w:rPr>
          <w:rFonts w:cstheme="minorHAnsi"/>
        </w:rPr>
        <w:t>Sicherheiten-Bürgschaften-Haftungsfreistellungen</w:t>
      </w:r>
      <w:r>
        <w:rPr>
          <w:rFonts w:cstheme="minorHAnsi"/>
        </w:rPr>
        <w:t>“</w:t>
      </w:r>
      <w:r w:rsidRPr="007D4891">
        <w:rPr>
          <w:rFonts w:cstheme="minorHAnsi"/>
        </w:rPr>
        <w:t xml:space="preserve">, </w:t>
      </w:r>
      <w:r>
        <w:rPr>
          <w:rFonts w:cstheme="minorHAnsi"/>
        </w:rPr>
        <w:t>„</w:t>
      </w:r>
      <w:r w:rsidRPr="007D4891">
        <w:rPr>
          <w:rFonts w:cstheme="minorHAnsi"/>
        </w:rPr>
        <w:t>Sicherheiten-Zweckerklärungen-Realkredit</w:t>
      </w:r>
      <w:r>
        <w:rPr>
          <w:rFonts w:cstheme="minorHAnsi"/>
        </w:rPr>
        <w:t>“</w:t>
      </w:r>
      <w:r w:rsidRPr="007D4891">
        <w:rPr>
          <w:rFonts w:cstheme="minorHAnsi"/>
        </w:rPr>
        <w:t xml:space="preserve"> und </w:t>
      </w:r>
      <w:r>
        <w:rPr>
          <w:rFonts w:cstheme="minorHAnsi"/>
        </w:rPr>
        <w:t>„</w:t>
      </w:r>
      <w:r w:rsidRPr="007D4891">
        <w:rPr>
          <w:rFonts w:cstheme="minorHAnsi"/>
        </w:rPr>
        <w:t>Sicherheiten-Zweckerklärungen-Si-Wert</w:t>
      </w:r>
      <w:r>
        <w:rPr>
          <w:rFonts w:cstheme="minorHAnsi"/>
        </w:rPr>
        <w:t>“</w:t>
      </w:r>
      <w:r w:rsidRPr="007D4891">
        <w:rPr>
          <w:rFonts w:cstheme="minorHAnsi"/>
        </w:rPr>
        <w:t xml:space="preserve"> durchgeführt werden:</w:t>
      </w:r>
    </w:p>
    <w:p w14:paraId="587C830E" w14:textId="2684F849" w:rsidR="004C2994" w:rsidRPr="006D15B7" w:rsidRDefault="00ED2F9D" w:rsidP="004C2994">
      <w:pPr>
        <w:spacing w:after="240"/>
        <w:rPr>
          <w:rFonts w:cstheme="minorHAnsi"/>
        </w:rPr>
      </w:pPr>
      <w:r w:rsidRPr="00ED2F9D">
        <w:rPr>
          <w:rFonts w:cstheme="minorHAnsi"/>
        </w:rPr>
        <w:t xml:space="preserve">Für die Auswertung der jeweiligen </w:t>
      </w:r>
      <w:proofErr w:type="spellStart"/>
      <w:r w:rsidRPr="00ED2F9D">
        <w:rPr>
          <w:rFonts w:cstheme="minorHAnsi"/>
        </w:rPr>
        <w:t>Sicherheitendaten</w:t>
      </w:r>
      <w:proofErr w:type="spellEnd"/>
      <w:r w:rsidRPr="00ED2F9D">
        <w:rPr>
          <w:rFonts w:cstheme="minorHAnsi"/>
        </w:rPr>
        <w:t xml:space="preserve"> </w:t>
      </w:r>
      <w:proofErr w:type="spellStart"/>
      <w:ins w:id="31" w:author="Ralph-Richard Müller" w:date="2024-07-30T08:54:00Z">
        <w:r w:rsidR="004C687D">
          <w:rPr>
            <w:rFonts w:cstheme="minorHAnsi"/>
          </w:rPr>
          <w:t>öffenen</w:t>
        </w:r>
        <w:proofErr w:type="spellEnd"/>
        <w:r w:rsidR="004C687D">
          <w:rPr>
            <w:rFonts w:cstheme="minorHAnsi"/>
          </w:rPr>
          <w:t xml:space="preserve"> Sie die Textdatei in einem Editor, </w:t>
        </w:r>
      </w:ins>
      <w:r w:rsidR="004C2994" w:rsidRPr="006D15B7">
        <w:rPr>
          <w:rFonts w:cstheme="minorHAnsi"/>
        </w:rPr>
        <w:t xml:space="preserve">markieren und kopieren Sie den Inhalt </w:t>
      </w:r>
      <w:r w:rsidRPr="00ED2F9D">
        <w:rPr>
          <w:rFonts w:cstheme="minorHAnsi"/>
        </w:rPr>
        <w:t xml:space="preserve">der entsprechenden </w:t>
      </w:r>
      <w:r>
        <w:rPr>
          <w:rFonts w:cstheme="minorHAnsi"/>
        </w:rPr>
        <w:t>TXT</w:t>
      </w:r>
      <w:r w:rsidRPr="00ED2F9D">
        <w:rPr>
          <w:rFonts w:cstheme="minorHAnsi"/>
        </w:rPr>
        <w:t>-Datei</w:t>
      </w:r>
      <w:r w:rsidR="004C2994" w:rsidRPr="006D15B7">
        <w:rPr>
          <w:rFonts w:cstheme="minorHAnsi"/>
        </w:rPr>
        <w:t>.</w:t>
      </w:r>
      <w:r w:rsidR="004C2994">
        <w:rPr>
          <w:rFonts w:cstheme="minorHAnsi"/>
        </w:rPr>
        <w:t xml:space="preserve"> </w:t>
      </w:r>
      <w:r w:rsidR="004C2994" w:rsidRPr="006D15B7">
        <w:rPr>
          <w:rFonts w:cstheme="minorHAnsi"/>
        </w:rPr>
        <w:t xml:space="preserve">Starten Sie „agree21 IDA“ und </w:t>
      </w:r>
      <w:ins w:id="32" w:author="Ralph-Richard Müller" w:date="2024-07-30T09:05:00Z">
        <w:r w:rsidR="00490149">
          <w:rPr>
            <w:rFonts w:cstheme="minorHAnsi"/>
          </w:rPr>
          <w:t xml:space="preserve">erstellen Sie </w:t>
        </w:r>
      </w:ins>
      <w:del w:id="33" w:author="Ralph-Richard Müller" w:date="2024-07-30T09:05:00Z">
        <w:r w:rsidR="004C2994" w:rsidRPr="006D15B7" w:rsidDel="00490149">
          <w:rPr>
            <w:rFonts w:cstheme="minorHAnsi"/>
          </w:rPr>
          <w:delText xml:space="preserve">öffnen Sie </w:delText>
        </w:r>
      </w:del>
      <w:r w:rsidR="004C2994" w:rsidRPr="006D15B7">
        <w:rPr>
          <w:rFonts w:cstheme="minorHAnsi"/>
        </w:rPr>
        <w:t>einen neuen leeren Bericht (</w:t>
      </w:r>
      <w:r w:rsidR="00490149">
        <w:rPr>
          <w:rFonts w:cstheme="minorHAnsi"/>
        </w:rPr>
        <w:t xml:space="preserve">oben links </w:t>
      </w:r>
      <w:r w:rsidR="004C2994" w:rsidRPr="006D15B7">
        <w:rPr>
          <w:rFonts w:cstheme="minorHAnsi"/>
        </w:rPr>
        <w:t xml:space="preserve">über </w:t>
      </w:r>
      <w:r w:rsidR="00490149">
        <w:rPr>
          <w:rFonts w:cstheme="minorHAnsi"/>
        </w:rPr>
        <w:t>„+ Neu“</w:t>
      </w:r>
      <w:r w:rsidR="004C2994" w:rsidRPr="006D15B7">
        <w:rPr>
          <w:rFonts w:cstheme="minorHAnsi"/>
        </w:rPr>
        <w:t>).</w:t>
      </w:r>
    </w:p>
    <w:p w14:paraId="3BBC99CF" w14:textId="52B894F8" w:rsidR="004C2994" w:rsidRPr="006D15B7" w:rsidRDefault="00490149" w:rsidP="004C2994">
      <w:pPr>
        <w:spacing w:after="240"/>
        <w:jc w:val="center"/>
      </w:pPr>
      <w:r>
        <w:rPr>
          <w:noProof/>
        </w:rPr>
        <w:drawing>
          <wp:inline distT="0" distB="0" distL="0" distR="0" wp14:anchorId="0E37C2FE" wp14:editId="0C403609">
            <wp:extent cx="5895975" cy="36385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5975" cy="3638550"/>
                    </a:xfrm>
                    <a:prstGeom prst="rect">
                      <a:avLst/>
                    </a:prstGeom>
                  </pic:spPr>
                </pic:pic>
              </a:graphicData>
            </a:graphic>
          </wp:inline>
        </w:drawing>
      </w:r>
    </w:p>
    <w:p w14:paraId="49C599D0" w14:textId="77777777" w:rsidR="00490149" w:rsidRDefault="00490149" w:rsidP="004C2994">
      <w:pPr>
        <w:spacing w:after="240"/>
      </w:pPr>
    </w:p>
    <w:p w14:paraId="7B1FB9F4" w14:textId="77777777" w:rsidR="00490149" w:rsidRDefault="00490149" w:rsidP="004C2994">
      <w:pPr>
        <w:spacing w:after="240"/>
      </w:pPr>
    </w:p>
    <w:p w14:paraId="7279AA57" w14:textId="77777777" w:rsidR="00490149" w:rsidRDefault="00490149" w:rsidP="004C2994">
      <w:pPr>
        <w:spacing w:after="240"/>
      </w:pPr>
    </w:p>
    <w:p w14:paraId="5725A23B" w14:textId="77777777" w:rsidR="00490149" w:rsidRDefault="00490149" w:rsidP="004C2994">
      <w:pPr>
        <w:spacing w:after="240"/>
      </w:pPr>
    </w:p>
    <w:p w14:paraId="3C707918" w14:textId="77777777" w:rsidR="00490149" w:rsidRDefault="00490149" w:rsidP="004C2994">
      <w:pPr>
        <w:spacing w:after="240"/>
      </w:pPr>
    </w:p>
    <w:p w14:paraId="4D657F5A" w14:textId="59CD84E7" w:rsidR="004C2994" w:rsidRPr="006D15B7" w:rsidRDefault="004C2994" w:rsidP="004C2994">
      <w:pPr>
        <w:spacing w:after="240"/>
      </w:pPr>
      <w:r w:rsidRPr="006D15B7">
        <w:lastRenderedPageBreak/>
        <w:t>Im oberen rechten Fensterbereich finden Sie folgendes Feld:</w:t>
      </w:r>
    </w:p>
    <w:p w14:paraId="49D381C7" w14:textId="5402F6A0" w:rsidR="004C2994" w:rsidRPr="006D15B7" w:rsidRDefault="00490149" w:rsidP="004C2994">
      <w:pPr>
        <w:jc w:val="center"/>
      </w:pPr>
      <w:r>
        <w:rPr>
          <w:noProof/>
        </w:rPr>
        <w:drawing>
          <wp:inline distT="0" distB="0" distL="0" distR="0" wp14:anchorId="10BC4C58" wp14:editId="7C6674CB">
            <wp:extent cx="4229100" cy="14763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33">
                      <a:extLst>
                        <a:ext uri="{28A0092B-C50C-407E-A947-70E740481C1C}">
                          <a14:useLocalDpi xmlns:a14="http://schemas.microsoft.com/office/drawing/2010/main" val="0"/>
                        </a:ext>
                      </a:extLst>
                    </a:blip>
                    <a:stretch>
                      <a:fillRect/>
                    </a:stretch>
                  </pic:blipFill>
                  <pic:spPr>
                    <a:xfrm>
                      <a:off x="0" y="0"/>
                      <a:ext cx="4229100" cy="1476375"/>
                    </a:xfrm>
                    <a:prstGeom prst="rect">
                      <a:avLst/>
                    </a:prstGeom>
                  </pic:spPr>
                </pic:pic>
              </a:graphicData>
            </a:graphic>
          </wp:inline>
        </w:drawing>
      </w:r>
    </w:p>
    <w:p w14:paraId="52268037" w14:textId="77777777" w:rsidR="004C2994" w:rsidRPr="006D15B7" w:rsidRDefault="004C2994" w:rsidP="004C2994">
      <w:pPr>
        <w:spacing w:after="240"/>
      </w:pPr>
      <w:r w:rsidRPr="006D15B7">
        <w:t>Durch Auswahl des markierten Feldes öffnet sich ein Auswahlmenü in dem Sie den Eintrag „Bericht aus Zwischenablage öffnen“ auswählen.</w:t>
      </w:r>
    </w:p>
    <w:p w14:paraId="2A119E6A" w14:textId="7D6A9058" w:rsidR="004C2994" w:rsidRPr="006D15B7" w:rsidRDefault="004C2994" w:rsidP="004C2994">
      <w:pPr>
        <w:spacing w:after="240"/>
      </w:pPr>
      <w:r w:rsidRPr="006D15B7">
        <w:t xml:space="preserve">In dem sich dann öffnenden Fenster </w:t>
      </w:r>
      <w:ins w:id="34" w:author="Ralph-Richard Müller" w:date="2024-07-30T09:08:00Z">
        <w:r w:rsidR="00490149">
          <w:t xml:space="preserve">fügen Sie </w:t>
        </w:r>
      </w:ins>
      <w:ins w:id="35" w:author="Ralph-Richard Müller" w:date="2024-07-30T09:09:00Z">
        <w:r w:rsidR="00490149">
          <w:t>den kopierten</w:t>
        </w:r>
      </w:ins>
      <w:ins w:id="36" w:author="Ralph-Richard Müller" w:date="2024-07-30T09:08:00Z">
        <w:r w:rsidR="00490149">
          <w:t xml:space="preserve"> Inhalt aus der </w:t>
        </w:r>
      </w:ins>
      <w:ins w:id="37" w:author="Ralph-Richard Müller" w:date="2024-07-30T09:09:00Z">
        <w:r w:rsidR="00490149">
          <w:t>Textdatei über „Strg-V“ ein.</w:t>
        </w:r>
      </w:ins>
      <w:del w:id="38" w:author="Ralph-Richard Müller" w:date="2024-07-30T09:09:00Z">
        <w:r w:rsidRPr="006D15B7" w:rsidDel="00490149">
          <w:delText>haben Sie die Möglichkeit die Berichtsvorlage über die Funktion „Einfügen“ in IDA einzulesen.</w:delText>
        </w:r>
      </w:del>
      <w:r w:rsidRPr="006D15B7">
        <w:t xml:space="preserve"> Durch Bestätigung mit „ok“ wird die Vorlage geladen.</w:t>
      </w:r>
    </w:p>
    <w:p w14:paraId="00F71996" w14:textId="4B59D217" w:rsidR="004C2994" w:rsidRPr="006D15B7" w:rsidRDefault="00490149" w:rsidP="004C2994">
      <w:pPr>
        <w:spacing w:after="240"/>
        <w:jc w:val="center"/>
      </w:pPr>
      <w:r>
        <w:rPr>
          <w:noProof/>
        </w:rPr>
        <w:drawing>
          <wp:inline distT="0" distB="0" distL="0" distR="0" wp14:anchorId="4FDD8F4D" wp14:editId="01CF59BD">
            <wp:extent cx="6600825" cy="448627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00825" cy="4486275"/>
                    </a:xfrm>
                    <a:prstGeom prst="rect">
                      <a:avLst/>
                    </a:prstGeom>
                  </pic:spPr>
                </pic:pic>
              </a:graphicData>
            </a:graphic>
          </wp:inline>
        </w:drawing>
      </w:r>
    </w:p>
    <w:p w14:paraId="395A0787" w14:textId="77777777" w:rsidR="004C2994" w:rsidRPr="006D15B7" w:rsidRDefault="004C2994" w:rsidP="004C2994">
      <w:pPr>
        <w:spacing w:after="240"/>
      </w:pPr>
      <w:r w:rsidRPr="006D15B7">
        <w:t>Für den Export nutzen Sie das Ausführungssymbol im oberen linken Bereich.</w:t>
      </w:r>
    </w:p>
    <w:p w14:paraId="4DDF880E" w14:textId="711F7F63" w:rsidR="004C2994" w:rsidRPr="006D15B7" w:rsidRDefault="00490149" w:rsidP="004C2994">
      <w:pPr>
        <w:spacing w:after="240"/>
        <w:jc w:val="center"/>
      </w:pPr>
      <w:r>
        <w:rPr>
          <w:noProof/>
        </w:rPr>
        <w:lastRenderedPageBreak/>
        <w:drawing>
          <wp:inline distT="0" distB="0" distL="0" distR="0" wp14:anchorId="6066DEF1" wp14:editId="6583A5A1">
            <wp:extent cx="3648075" cy="268605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8075" cy="2686050"/>
                    </a:xfrm>
                    <a:prstGeom prst="rect">
                      <a:avLst/>
                    </a:prstGeom>
                  </pic:spPr>
                </pic:pic>
              </a:graphicData>
            </a:graphic>
          </wp:inline>
        </w:drawing>
      </w:r>
    </w:p>
    <w:p w14:paraId="13735BE7" w14:textId="77777777" w:rsidR="004C2994" w:rsidRPr="006D15B7" w:rsidRDefault="004C2994" w:rsidP="004C2994">
      <w:pPr>
        <w:spacing w:after="240"/>
      </w:pPr>
      <w:r w:rsidRPr="006D15B7">
        <w:t>Es öffnet sich ein entsprechendes Kontextmenü mit unterschiedlichen Ausführungsvarianten für den Bericht.</w:t>
      </w:r>
    </w:p>
    <w:p w14:paraId="65E34AFB" w14:textId="7B9C4365" w:rsidR="004C2994" w:rsidRPr="004C2994" w:rsidRDefault="004C2994" w:rsidP="004C2994">
      <w:pPr>
        <w:spacing w:after="240"/>
      </w:pPr>
      <w:r w:rsidRPr="006D15B7">
        <w:t xml:space="preserve">Bitte speichern Sie </w:t>
      </w:r>
      <w:r w:rsidR="00C676D9" w:rsidRPr="00C676D9">
        <w:t xml:space="preserve">die jeweiligen Sicherheitsdaten </w:t>
      </w:r>
      <w:r w:rsidRPr="006D15B7">
        <w:t xml:space="preserve">als CSV-Datei und benennen </w:t>
      </w:r>
      <w:r w:rsidR="00C676D9" w:rsidRPr="00C676D9">
        <w:t xml:space="preserve">diese </w:t>
      </w:r>
      <w:r w:rsidRPr="006D15B7">
        <w:t>mit</w:t>
      </w:r>
      <w:r w:rsidR="00C676D9">
        <w:t xml:space="preserve"> </w:t>
      </w:r>
      <w:r w:rsidR="00C676D9">
        <w:rPr>
          <w:rFonts w:cstheme="minorHAnsi"/>
        </w:rPr>
        <w:t>„</w:t>
      </w:r>
      <w:r w:rsidR="00C676D9" w:rsidRPr="007D4891">
        <w:rPr>
          <w:rFonts w:cstheme="minorHAnsi"/>
        </w:rPr>
        <w:t>Sicherheiten-Basisdaten</w:t>
      </w:r>
      <w:r w:rsidR="00C676D9" w:rsidRPr="00C676D9">
        <w:rPr>
          <w:rFonts w:cstheme="minorHAnsi"/>
        </w:rPr>
        <w:t>.csv</w:t>
      </w:r>
      <w:r w:rsidR="00C676D9">
        <w:rPr>
          <w:rFonts w:cstheme="minorHAnsi"/>
        </w:rPr>
        <w:t>“</w:t>
      </w:r>
      <w:r w:rsidR="00C676D9" w:rsidRPr="007D4891">
        <w:rPr>
          <w:rFonts w:cstheme="minorHAnsi"/>
        </w:rPr>
        <w:t xml:space="preserve">, </w:t>
      </w:r>
      <w:r w:rsidR="00C676D9">
        <w:rPr>
          <w:rFonts w:cstheme="minorHAnsi"/>
        </w:rPr>
        <w:t>„</w:t>
      </w:r>
      <w:r w:rsidR="00C676D9" w:rsidRPr="007D4891">
        <w:rPr>
          <w:rFonts w:cstheme="minorHAnsi"/>
        </w:rPr>
        <w:t>Sicherheiten-Basisdaten-Immo</w:t>
      </w:r>
      <w:r w:rsidR="00C676D9" w:rsidRPr="00C676D9">
        <w:rPr>
          <w:rFonts w:cstheme="minorHAnsi"/>
        </w:rPr>
        <w:t>.csv</w:t>
      </w:r>
      <w:r w:rsidR="00C676D9">
        <w:rPr>
          <w:rFonts w:cstheme="minorHAnsi"/>
        </w:rPr>
        <w:t>“</w:t>
      </w:r>
      <w:r w:rsidR="00C676D9" w:rsidRPr="007D4891">
        <w:rPr>
          <w:rFonts w:cstheme="minorHAnsi"/>
        </w:rPr>
        <w:t xml:space="preserve">, </w:t>
      </w:r>
      <w:r w:rsidR="00C676D9">
        <w:rPr>
          <w:rFonts w:cstheme="minorHAnsi"/>
        </w:rPr>
        <w:t>„</w:t>
      </w:r>
      <w:r w:rsidR="00C676D9" w:rsidRPr="007D4891">
        <w:rPr>
          <w:rFonts w:cstheme="minorHAnsi"/>
        </w:rPr>
        <w:t>Sicherheiten-Bürgschaften-Haftungsfreistellungen</w:t>
      </w:r>
      <w:r w:rsidR="00C676D9" w:rsidRPr="00C676D9">
        <w:rPr>
          <w:rFonts w:cstheme="minorHAnsi"/>
        </w:rPr>
        <w:t>.csv</w:t>
      </w:r>
      <w:r w:rsidR="00C676D9">
        <w:rPr>
          <w:rFonts w:cstheme="minorHAnsi"/>
        </w:rPr>
        <w:t>“</w:t>
      </w:r>
      <w:r w:rsidR="00C676D9" w:rsidRPr="007D4891">
        <w:rPr>
          <w:rFonts w:cstheme="minorHAnsi"/>
        </w:rPr>
        <w:t xml:space="preserve">, </w:t>
      </w:r>
      <w:r w:rsidR="00C676D9">
        <w:rPr>
          <w:rFonts w:cstheme="minorHAnsi"/>
        </w:rPr>
        <w:t>„</w:t>
      </w:r>
      <w:r w:rsidR="00C676D9" w:rsidRPr="007D4891">
        <w:rPr>
          <w:rFonts w:cstheme="minorHAnsi"/>
        </w:rPr>
        <w:t>Sicherheiten-Zweckerklärungen-Realkredit</w:t>
      </w:r>
      <w:r w:rsidR="00C676D9" w:rsidRPr="00C676D9">
        <w:rPr>
          <w:rFonts w:cstheme="minorHAnsi"/>
        </w:rPr>
        <w:t>.csv</w:t>
      </w:r>
      <w:r w:rsidR="00C676D9">
        <w:rPr>
          <w:rFonts w:cstheme="minorHAnsi"/>
        </w:rPr>
        <w:t>“</w:t>
      </w:r>
      <w:r w:rsidR="00C676D9" w:rsidRPr="007D4891">
        <w:rPr>
          <w:rFonts w:cstheme="minorHAnsi"/>
        </w:rPr>
        <w:t xml:space="preserve"> und </w:t>
      </w:r>
      <w:r w:rsidR="00C676D9">
        <w:rPr>
          <w:rFonts w:cstheme="minorHAnsi"/>
        </w:rPr>
        <w:t>„</w:t>
      </w:r>
      <w:r w:rsidR="00C676D9" w:rsidRPr="007D4891">
        <w:rPr>
          <w:rFonts w:cstheme="minorHAnsi"/>
        </w:rPr>
        <w:t>Sicherheiten-Zweckerklärungen-Si-Wert</w:t>
      </w:r>
      <w:r w:rsidR="00C676D9" w:rsidRPr="00C676D9">
        <w:rPr>
          <w:rFonts w:cstheme="minorHAnsi"/>
        </w:rPr>
        <w:t>.csv</w:t>
      </w:r>
      <w:r w:rsidR="00C676D9">
        <w:rPr>
          <w:rFonts w:cstheme="minorHAnsi"/>
        </w:rPr>
        <w:t>“</w:t>
      </w:r>
      <w:r w:rsidRPr="006D15B7">
        <w:t xml:space="preserve">. Die enthaltenen Spalten zur Übersicht finden Sie ebenso im </w:t>
      </w:r>
      <w:hyperlink w:anchor="_Datenmodell" w:history="1">
        <w:r w:rsidRPr="006D15B7">
          <w:rPr>
            <w:rStyle w:val="Hyperlink"/>
          </w:rPr>
          <w:t>Datenmodell</w:t>
        </w:r>
      </w:hyperlink>
      <w:r w:rsidRPr="006D15B7">
        <w:t xml:space="preserve"> der App.</w:t>
      </w:r>
    </w:p>
    <w:p w14:paraId="4920C183" w14:textId="3FBD0005" w:rsidR="009F37EC" w:rsidRPr="006D15B7" w:rsidRDefault="00BE72B9" w:rsidP="00E86911">
      <w:pPr>
        <w:pStyle w:val="berschrift2"/>
        <w:spacing w:after="240"/>
      </w:pPr>
      <w:bookmarkStart w:id="39" w:name="_Toc172292838"/>
      <w:r w:rsidRPr="006D15B7">
        <w:t>Erkennen des richtigen Spaltentrennzeichens</w:t>
      </w:r>
      <w:bookmarkEnd w:id="22"/>
      <w:bookmarkEnd w:id="39"/>
    </w:p>
    <w:p w14:paraId="08AC99C8" w14:textId="77777777" w:rsidR="009F37EC" w:rsidRPr="006D15B7" w:rsidRDefault="00BE72B9" w:rsidP="00E86911">
      <w:pPr>
        <w:spacing w:after="240"/>
      </w:pPr>
      <w:r w:rsidRPr="006D15B7">
        <w:t>Für den Import von Text-Dateien ist das Spaltentrennzeichen entscheidend. Ist dieses falsch eingestellt, werden Dateien fehlerhaft importiert und der Inhalt eines ganzen Daten</w:t>
      </w:r>
      <w:r w:rsidRPr="006D15B7">
        <w:t>satzes wird in einer Spalte angezeigt.</w:t>
      </w:r>
    </w:p>
    <w:p w14:paraId="6094434E" w14:textId="77777777" w:rsidR="009F37EC" w:rsidRPr="006D15B7" w:rsidRDefault="00BE72B9" w:rsidP="00E86911">
      <w:pPr>
        <w:spacing w:after="240"/>
      </w:pPr>
      <w:r w:rsidRPr="006D15B7">
        <w:t>Um das Spaltentrennzeichen korrekt zu identifizieren, öffnen Sie die zu prüfende Datei mit einem Editor.</w:t>
      </w:r>
    </w:p>
    <w:p w14:paraId="32E6E346" w14:textId="77777777" w:rsidR="009F37EC" w:rsidRPr="006D15B7" w:rsidRDefault="00BE72B9" w:rsidP="00E86911">
      <w:pPr>
        <w:spacing w:after="240"/>
      </w:pPr>
      <w:r w:rsidRPr="006D15B7">
        <w:t>Bsp. mit Windows Editor:</w:t>
      </w:r>
    </w:p>
    <w:p w14:paraId="5EA9C966" w14:textId="77777777" w:rsidR="009F37EC" w:rsidRPr="006D15B7" w:rsidRDefault="00BE72B9">
      <w:pPr>
        <w:pStyle w:val="Listenabsatz"/>
        <w:numPr>
          <w:ilvl w:val="0"/>
          <w:numId w:val="16"/>
        </w:numPr>
      </w:pPr>
      <w:r w:rsidRPr="006D15B7">
        <w:t>Wählen Sie die zu prüfende Datei mit „Rechts-Klick“ an.</w:t>
      </w:r>
    </w:p>
    <w:p w14:paraId="32A02725" w14:textId="77777777" w:rsidR="009F37EC" w:rsidRPr="006D15B7" w:rsidRDefault="00BE72B9" w:rsidP="00E86911">
      <w:pPr>
        <w:pStyle w:val="Listenabsatz"/>
        <w:numPr>
          <w:ilvl w:val="0"/>
          <w:numId w:val="16"/>
        </w:numPr>
        <w:spacing w:before="240" w:after="240"/>
      </w:pPr>
      <w:r w:rsidRPr="006D15B7">
        <w:t>Nutzen Sie anschließend die Opt</w:t>
      </w:r>
      <w:r w:rsidRPr="006D15B7">
        <w:t>ion „Öffnen mit“.</w:t>
      </w:r>
    </w:p>
    <w:p w14:paraId="450A8F28" w14:textId="77777777" w:rsidR="009F37EC" w:rsidRDefault="00BE72B9" w:rsidP="00E86911">
      <w:pPr>
        <w:spacing w:after="240"/>
        <w:jc w:val="center"/>
      </w:pPr>
      <w:r w:rsidRPr="006D15B7">
        <w:rPr>
          <w:noProof/>
        </w:rPr>
        <w:lastRenderedPageBreak/>
        <w:drawing>
          <wp:inline distT="0" distB="0" distL="0" distR="0" wp14:anchorId="4B78FFC2" wp14:editId="4DA81003">
            <wp:extent cx="4293844" cy="4523740"/>
            <wp:effectExtent l="0" t="0" r="0" b="0"/>
            <wp:docPr id="199913090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0904" name="Grafik 1" descr="Ein Bild, das Text, Elektronik, Screenshot, Software enthält.&#10;&#10;Automatisch generierte Beschreibung"/>
                    <pic:cNvPicPr/>
                  </pic:nvPicPr>
                  <pic:blipFill>
                    <a:blip r:embed="rId36"/>
                    <a:stretch>
                      <a:fillRect/>
                    </a:stretch>
                  </pic:blipFill>
                  <pic:spPr>
                    <a:xfrm>
                      <a:off x="0" y="0"/>
                      <a:ext cx="4382543" cy="4617188"/>
                    </a:xfrm>
                    <a:prstGeom prst="rect">
                      <a:avLst/>
                    </a:prstGeom>
                  </pic:spPr>
                </pic:pic>
              </a:graphicData>
            </a:graphic>
          </wp:inline>
        </w:drawing>
      </w:r>
    </w:p>
    <w:p w14:paraId="76703F69" w14:textId="77777777" w:rsidR="00BE660E" w:rsidRDefault="00BE660E" w:rsidP="00E86911">
      <w:pPr>
        <w:spacing w:after="240"/>
        <w:jc w:val="center"/>
      </w:pPr>
    </w:p>
    <w:p w14:paraId="160B6B99" w14:textId="77777777" w:rsidR="00BE660E" w:rsidRPr="006D15B7" w:rsidRDefault="00BE660E" w:rsidP="00E86911">
      <w:pPr>
        <w:spacing w:after="240"/>
        <w:jc w:val="center"/>
      </w:pPr>
    </w:p>
    <w:p w14:paraId="4122CDC5" w14:textId="77777777" w:rsidR="009F37EC" w:rsidRPr="006D15B7" w:rsidRDefault="00BE72B9" w:rsidP="00C2778E">
      <w:pPr>
        <w:pStyle w:val="Listenabsatz"/>
        <w:numPr>
          <w:ilvl w:val="0"/>
          <w:numId w:val="16"/>
        </w:numPr>
        <w:spacing w:after="240"/>
      </w:pPr>
      <w:r w:rsidRPr="006D15B7">
        <w:t>Hier öffnen Sie die Datei mit dem „Editor“.</w:t>
      </w:r>
    </w:p>
    <w:p w14:paraId="6F3CC90B" w14:textId="77777777" w:rsidR="009F37EC" w:rsidRPr="006D15B7" w:rsidRDefault="00BE72B9" w:rsidP="00E86911">
      <w:pPr>
        <w:spacing w:after="240"/>
        <w:jc w:val="center"/>
      </w:pPr>
      <w:r w:rsidRPr="006D15B7">
        <w:rPr>
          <w:noProof/>
        </w:rPr>
        <w:drawing>
          <wp:inline distT="0" distB="0" distL="0" distR="0" wp14:anchorId="0806BA77" wp14:editId="052C2400">
            <wp:extent cx="2943636" cy="1629002"/>
            <wp:effectExtent l="0" t="0" r="9525" b="9525"/>
            <wp:docPr id="78906727"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6727" name="Grafik 1" descr="Ein Bild, das Text, Screenshot, Software, Schrift enthält.&#10;&#10;Automatisch generierte Beschreibung"/>
                    <pic:cNvPicPr/>
                  </pic:nvPicPr>
                  <pic:blipFill>
                    <a:blip r:embed="rId37"/>
                    <a:stretch>
                      <a:fillRect/>
                    </a:stretch>
                  </pic:blipFill>
                  <pic:spPr>
                    <a:xfrm>
                      <a:off x="0" y="0"/>
                      <a:ext cx="2943636" cy="1629002"/>
                    </a:xfrm>
                    <a:prstGeom prst="rect">
                      <a:avLst/>
                    </a:prstGeom>
                  </pic:spPr>
                </pic:pic>
              </a:graphicData>
            </a:graphic>
          </wp:inline>
        </w:drawing>
      </w:r>
    </w:p>
    <w:p w14:paraId="09F999F8" w14:textId="77777777" w:rsidR="009F37EC" w:rsidRPr="006D15B7" w:rsidRDefault="00BE72B9">
      <w:pPr>
        <w:pStyle w:val="Listenabsatz"/>
        <w:numPr>
          <w:ilvl w:val="0"/>
          <w:numId w:val="16"/>
        </w:numPr>
      </w:pPr>
      <w:r w:rsidRPr="006D15B7">
        <w:t>Das Öffnen kann je nach Dateigröße einen Augenblick benötigen.</w:t>
      </w:r>
    </w:p>
    <w:p w14:paraId="47947305" w14:textId="77777777" w:rsidR="009F37EC" w:rsidRPr="006D15B7" w:rsidRDefault="00BE72B9" w:rsidP="00E86911">
      <w:pPr>
        <w:pStyle w:val="Listenabsatz"/>
        <w:numPr>
          <w:ilvl w:val="0"/>
          <w:numId w:val="16"/>
        </w:numPr>
        <w:spacing w:after="240"/>
      </w:pPr>
      <w:r w:rsidRPr="006D15B7">
        <w:t>Erkenn Sie in der nun geöffneten Datei größere Lücken, wird der TAB als Spaltentrennzeichen verwendet.</w:t>
      </w:r>
    </w:p>
    <w:p w14:paraId="250D5BF0" w14:textId="77777777" w:rsidR="009F37EC" w:rsidRPr="006D15B7" w:rsidRDefault="00BE72B9" w:rsidP="00E86911">
      <w:pPr>
        <w:spacing w:after="240"/>
        <w:jc w:val="center"/>
      </w:pPr>
      <w:r w:rsidRPr="006D15B7">
        <w:rPr>
          <w:noProof/>
        </w:rPr>
        <w:lastRenderedPageBreak/>
        <w:drawing>
          <wp:inline distT="0" distB="0" distL="0" distR="0" wp14:anchorId="096DD365" wp14:editId="5553706E">
            <wp:extent cx="5897880" cy="755650"/>
            <wp:effectExtent l="0" t="0" r="7620" b="6350"/>
            <wp:docPr id="1706270017"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70017" name="Grafik 1" descr="Ein Bild, das Text, Schrift, Screenshot, Reihe enthält.&#10;&#10;Automatisch generierte Beschreibung"/>
                    <pic:cNvPicPr/>
                  </pic:nvPicPr>
                  <pic:blipFill>
                    <a:blip r:embed="rId38"/>
                    <a:stretch>
                      <a:fillRect/>
                    </a:stretch>
                  </pic:blipFill>
                  <pic:spPr>
                    <a:xfrm>
                      <a:off x="0" y="0"/>
                      <a:ext cx="5897880" cy="755650"/>
                    </a:xfrm>
                    <a:prstGeom prst="rect">
                      <a:avLst/>
                    </a:prstGeom>
                  </pic:spPr>
                </pic:pic>
              </a:graphicData>
            </a:graphic>
          </wp:inline>
        </w:drawing>
      </w:r>
    </w:p>
    <w:p w14:paraId="0C8CC6DB" w14:textId="77777777" w:rsidR="009F37EC" w:rsidRPr="006D15B7" w:rsidRDefault="00BE72B9" w:rsidP="00E86911">
      <w:pPr>
        <w:pStyle w:val="Listenabsatz"/>
        <w:numPr>
          <w:ilvl w:val="0"/>
          <w:numId w:val="16"/>
        </w:numPr>
        <w:spacing w:after="240"/>
      </w:pPr>
      <w:r w:rsidRPr="006D15B7">
        <w:t>Andernfalls erkennen Sie das Spaltentrennzeichen daran, dass es ein immer wieder auftretendes Zeichen ist.</w:t>
      </w:r>
    </w:p>
    <w:p w14:paraId="0FB569AC" w14:textId="77777777" w:rsidR="009F37EC" w:rsidRPr="006D15B7" w:rsidRDefault="00BE72B9">
      <w:pPr>
        <w:jc w:val="center"/>
      </w:pPr>
      <w:r w:rsidRPr="006D15B7">
        <w:rPr>
          <w:noProof/>
        </w:rPr>
        <w:drawing>
          <wp:inline distT="0" distB="0" distL="0" distR="0" wp14:anchorId="7D0D0246" wp14:editId="771D4138">
            <wp:extent cx="5058481" cy="1533739"/>
            <wp:effectExtent l="0" t="0" r="8890" b="9525"/>
            <wp:docPr id="95568729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87292" name="Grafik 1" descr="Ein Bild, das Text, Screenshot, Schrift enthält.&#10;&#10;Automatisch generierte Beschreibung"/>
                    <pic:cNvPicPr/>
                  </pic:nvPicPr>
                  <pic:blipFill>
                    <a:blip r:embed="rId39"/>
                    <a:stretch>
                      <a:fillRect/>
                    </a:stretch>
                  </pic:blipFill>
                  <pic:spPr>
                    <a:xfrm>
                      <a:off x="0" y="0"/>
                      <a:ext cx="5058481" cy="1533739"/>
                    </a:xfrm>
                    <a:prstGeom prst="rect">
                      <a:avLst/>
                    </a:prstGeom>
                  </pic:spPr>
                </pic:pic>
              </a:graphicData>
            </a:graphic>
          </wp:inline>
        </w:drawing>
      </w:r>
    </w:p>
    <w:p w14:paraId="3DA3A21C" w14:textId="77777777" w:rsidR="009F37EC" w:rsidRPr="006D15B7" w:rsidRDefault="00BE72B9">
      <w:r w:rsidRPr="006D15B7">
        <w:br w:type="page"/>
      </w:r>
    </w:p>
    <w:p w14:paraId="498ECF9B" w14:textId="77777777" w:rsidR="009F37EC" w:rsidRPr="006D15B7" w:rsidRDefault="00BE72B9" w:rsidP="00E86911">
      <w:pPr>
        <w:pStyle w:val="berschrift2"/>
        <w:spacing w:after="240"/>
      </w:pPr>
      <w:bookmarkStart w:id="40" w:name="_Workaround_zum_Speichern"/>
      <w:bookmarkStart w:id="41" w:name="_Toc147318292"/>
      <w:bookmarkStart w:id="42" w:name="_Toc172292839"/>
      <w:bookmarkStart w:id="43" w:name="_Hlk145363750"/>
      <w:bookmarkEnd w:id="40"/>
      <w:r w:rsidRPr="006D15B7">
        <w:lastRenderedPageBreak/>
        <w:t>Workaround zum Speichern von Textdateien aus IDA für den Import nach IDEA</w:t>
      </w:r>
      <w:bookmarkEnd w:id="41"/>
      <w:bookmarkEnd w:id="42"/>
    </w:p>
    <w:bookmarkEnd w:id="43"/>
    <w:p w14:paraId="06BF596F" w14:textId="77777777" w:rsidR="009F37EC" w:rsidRPr="006D15B7" w:rsidRDefault="00BE72B9">
      <w:r w:rsidRPr="006D15B7">
        <w:t>Um Schwierigkeiten mit CSV-Datei zu umgehen, kann der folgende Workarou</w:t>
      </w:r>
      <w:r w:rsidRPr="006D15B7">
        <w:t>nd verwendet werden.</w:t>
      </w:r>
    </w:p>
    <w:p w14:paraId="75D6AEEB" w14:textId="77777777" w:rsidR="009F37EC" w:rsidRPr="006D15B7" w:rsidRDefault="00BE72B9" w:rsidP="00E86911">
      <w:pPr>
        <w:spacing w:after="240"/>
      </w:pPr>
      <w:r w:rsidRPr="006D15B7">
        <w:t>Speichern Sie Ihre IDA-Abfrage als Excel-Datei ab.</w:t>
      </w:r>
    </w:p>
    <w:p w14:paraId="48016508" w14:textId="77777777" w:rsidR="009F37EC" w:rsidRPr="006D15B7" w:rsidRDefault="00BE72B9" w:rsidP="00E86911">
      <w:pPr>
        <w:spacing w:after="240"/>
      </w:pPr>
      <w:r w:rsidRPr="006D15B7">
        <w:t>Öffnen Sie die Excel-Datei. Dies kann je nach Größe der Datei einen Augenblick dauern.</w:t>
      </w:r>
    </w:p>
    <w:p w14:paraId="788DC0E4" w14:textId="77777777" w:rsidR="009F37EC" w:rsidRPr="006D15B7" w:rsidRDefault="00BE72B9" w:rsidP="00E86911">
      <w:pPr>
        <w:spacing w:after="240"/>
      </w:pPr>
      <w:r w:rsidRPr="006D15B7">
        <w:t>Wählen Sie unter „Datei“ „Speichern unter“ aus.</w:t>
      </w:r>
    </w:p>
    <w:p w14:paraId="712DD4A0" w14:textId="77777777" w:rsidR="009F37EC" w:rsidRPr="006D15B7" w:rsidRDefault="00BE72B9" w:rsidP="00E86911">
      <w:pPr>
        <w:spacing w:after="240"/>
      </w:pPr>
      <w:r w:rsidRPr="006D15B7">
        <w:rPr>
          <w:noProof/>
        </w:rPr>
        <w:drawing>
          <wp:inline distT="0" distB="0" distL="0" distR="0" wp14:anchorId="385C030C" wp14:editId="3CEDA705">
            <wp:extent cx="1181100" cy="4187536"/>
            <wp:effectExtent l="0" t="0" r="0" b="3810"/>
            <wp:docPr id="428489615"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89615" name="Grafik 1" descr="Ein Bild, das Text, Screenshot, Schrift, Design enthält.&#10;&#10;Automatisch generierte Beschreibung"/>
                    <pic:cNvPicPr/>
                  </pic:nvPicPr>
                  <pic:blipFill>
                    <a:blip r:embed="rId40"/>
                    <a:stretch>
                      <a:fillRect/>
                    </a:stretch>
                  </pic:blipFill>
                  <pic:spPr>
                    <a:xfrm>
                      <a:off x="0" y="0"/>
                      <a:ext cx="1186479" cy="4206607"/>
                    </a:xfrm>
                    <a:prstGeom prst="rect">
                      <a:avLst/>
                    </a:prstGeom>
                  </pic:spPr>
                </pic:pic>
              </a:graphicData>
            </a:graphic>
          </wp:inline>
        </w:drawing>
      </w:r>
    </w:p>
    <w:p w14:paraId="0642EA40" w14:textId="77777777" w:rsidR="009F37EC" w:rsidRPr="006D15B7" w:rsidRDefault="00BE72B9" w:rsidP="00E86911">
      <w:pPr>
        <w:spacing w:after="240"/>
      </w:pPr>
      <w:r w:rsidRPr="006D15B7">
        <w:t>Wählen Sie anschließend unter „Weitere Optionen</w:t>
      </w:r>
      <w:r w:rsidRPr="006D15B7">
        <w:t>…“ den gewünschten Dateinamen und Speicherort aus.</w:t>
      </w:r>
    </w:p>
    <w:p w14:paraId="502150EC" w14:textId="77777777" w:rsidR="009F37EC" w:rsidRPr="006D15B7" w:rsidRDefault="00BE72B9">
      <w:pPr>
        <w:jc w:val="center"/>
      </w:pPr>
      <w:r w:rsidRPr="006D15B7">
        <w:rPr>
          <w:noProof/>
        </w:rPr>
        <w:lastRenderedPageBreak/>
        <w:drawing>
          <wp:inline distT="0" distB="0" distL="0" distR="0" wp14:anchorId="042D457C" wp14:editId="57CF5148">
            <wp:extent cx="5897880" cy="1310640"/>
            <wp:effectExtent l="0" t="0" r="7620" b="3810"/>
            <wp:docPr id="1777820767"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20767" name="Grafik 1" descr="Ein Bild, das Text, Schrift, Reihe, Screenshot enthält.&#10;&#10;Automatisch generierte Beschreibung"/>
                    <pic:cNvPicPr/>
                  </pic:nvPicPr>
                  <pic:blipFill>
                    <a:blip r:embed="rId41"/>
                    <a:stretch>
                      <a:fillRect/>
                    </a:stretch>
                  </pic:blipFill>
                  <pic:spPr>
                    <a:xfrm>
                      <a:off x="0" y="0"/>
                      <a:ext cx="5897880" cy="1310640"/>
                    </a:xfrm>
                    <a:prstGeom prst="rect">
                      <a:avLst/>
                    </a:prstGeom>
                  </pic:spPr>
                </pic:pic>
              </a:graphicData>
            </a:graphic>
          </wp:inline>
        </w:drawing>
      </w:r>
    </w:p>
    <w:p w14:paraId="292A4600" w14:textId="77777777" w:rsidR="009F37EC" w:rsidRPr="006D15B7" w:rsidRDefault="00BE72B9" w:rsidP="00E86911">
      <w:pPr>
        <w:spacing w:after="240"/>
        <w:jc w:val="center"/>
      </w:pPr>
      <w:r w:rsidRPr="006D15B7">
        <w:rPr>
          <w:noProof/>
        </w:rPr>
        <w:drawing>
          <wp:inline distT="0" distB="0" distL="0" distR="0" wp14:anchorId="476E0994" wp14:editId="6372451C">
            <wp:extent cx="5143500" cy="3124422"/>
            <wp:effectExtent l="0" t="0" r="0" b="0"/>
            <wp:docPr id="1876916665"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16665" name="Grafik 1" descr="Ein Bild, das Text, Screenshot, Software, Computersymbol enthält.&#10;&#10;Automatisch generierte Beschreibung"/>
                    <pic:cNvPicPr/>
                  </pic:nvPicPr>
                  <pic:blipFill>
                    <a:blip r:embed="rId42"/>
                    <a:stretch>
                      <a:fillRect/>
                    </a:stretch>
                  </pic:blipFill>
                  <pic:spPr>
                    <a:xfrm>
                      <a:off x="0" y="0"/>
                      <a:ext cx="5151376" cy="3129206"/>
                    </a:xfrm>
                    <a:prstGeom prst="rect">
                      <a:avLst/>
                    </a:prstGeom>
                  </pic:spPr>
                </pic:pic>
              </a:graphicData>
            </a:graphic>
          </wp:inline>
        </w:drawing>
      </w:r>
    </w:p>
    <w:p w14:paraId="55CC46CA" w14:textId="77777777" w:rsidR="009F37EC" w:rsidRPr="006D15B7" w:rsidRDefault="00BE72B9" w:rsidP="00E86911">
      <w:pPr>
        <w:spacing w:after="240"/>
      </w:pPr>
      <w:r w:rsidRPr="006D15B7">
        <w:t>Wählen Sie zusätzlich den gewünschten Dateityp aus.</w:t>
      </w:r>
    </w:p>
    <w:p w14:paraId="18C49697" w14:textId="77777777" w:rsidR="009F37EC" w:rsidRPr="006D15B7" w:rsidRDefault="00BE72B9" w:rsidP="00E86911">
      <w:pPr>
        <w:spacing w:after="240"/>
        <w:jc w:val="center"/>
      </w:pPr>
      <w:r w:rsidRPr="006D15B7">
        <w:rPr>
          <w:noProof/>
        </w:rPr>
        <w:lastRenderedPageBreak/>
        <w:drawing>
          <wp:inline distT="0" distB="0" distL="0" distR="0" wp14:anchorId="31D234EA" wp14:editId="6844C481">
            <wp:extent cx="5543550" cy="3496352"/>
            <wp:effectExtent l="0" t="0" r="0" b="8890"/>
            <wp:docPr id="1121597457"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97457" name="Grafik 1" descr="Ein Bild, das Text, Screenshot, Software, Webseite enthält.&#10;&#10;Automatisch generierte Beschreibung"/>
                    <pic:cNvPicPr/>
                  </pic:nvPicPr>
                  <pic:blipFill>
                    <a:blip r:embed="rId43"/>
                    <a:stretch>
                      <a:fillRect/>
                    </a:stretch>
                  </pic:blipFill>
                  <pic:spPr>
                    <a:xfrm>
                      <a:off x="0" y="0"/>
                      <a:ext cx="5551371" cy="3501285"/>
                    </a:xfrm>
                    <a:prstGeom prst="rect">
                      <a:avLst/>
                    </a:prstGeom>
                  </pic:spPr>
                </pic:pic>
              </a:graphicData>
            </a:graphic>
          </wp:inline>
        </w:drawing>
      </w:r>
    </w:p>
    <w:p w14:paraId="48D1E537" w14:textId="77777777" w:rsidR="009F37EC" w:rsidRPr="006D15B7" w:rsidRDefault="00BE72B9" w:rsidP="00E86911">
      <w:pPr>
        <w:spacing w:after="240"/>
      </w:pPr>
      <w:r w:rsidRPr="006D15B7">
        <w:t>In der Regel verwenden Sie „Text (Tabstopp-getrennt) (*.</w:t>
      </w:r>
      <w:proofErr w:type="spellStart"/>
      <w:r w:rsidRPr="006D15B7">
        <w:t>txt</w:t>
      </w:r>
      <w:proofErr w:type="spellEnd"/>
      <w:r w:rsidRPr="006D15B7">
        <w:t>)“ um die Datei mit TAB als Spaltentrennzeichen abzuspeichern.</w:t>
      </w:r>
    </w:p>
    <w:p w14:paraId="0E96AF10" w14:textId="3B5E3E05" w:rsidR="009F37EC" w:rsidRPr="006D15B7" w:rsidRDefault="00BE72B9">
      <w:r w:rsidRPr="006D15B7">
        <w:t xml:space="preserve">Um die Datei </w:t>
      </w:r>
      <w:r w:rsidRPr="006D15B7">
        <w:t>Semikolon als Spaltentrennzeichen abzuspeichern, wählen Sie bitte die Option „CSV (Trennzeichen-getrennt) (*.</w:t>
      </w:r>
      <w:proofErr w:type="spellStart"/>
      <w:r w:rsidRPr="006D15B7">
        <w:t>csv</w:t>
      </w:r>
      <w:proofErr w:type="spellEnd"/>
      <w:r w:rsidRPr="006D15B7">
        <w:t>)“.</w:t>
      </w:r>
      <w:r w:rsidRPr="006D15B7">
        <w:br w:type="page"/>
      </w:r>
    </w:p>
    <w:p w14:paraId="45C6B25B" w14:textId="77777777" w:rsidR="009F37EC" w:rsidRPr="006D15B7" w:rsidRDefault="00BE72B9" w:rsidP="00C2778E">
      <w:pPr>
        <w:pStyle w:val="berschrift2"/>
        <w:spacing w:after="240"/>
      </w:pPr>
      <w:bookmarkStart w:id="44" w:name="_Ablage_der_Daten"/>
      <w:bookmarkStart w:id="45" w:name="_Toc147318293"/>
      <w:bookmarkStart w:id="46" w:name="_Toc172292840"/>
      <w:bookmarkEnd w:id="44"/>
      <w:r w:rsidRPr="006D15B7">
        <w:lastRenderedPageBreak/>
        <w:t>Ablage der Daten zur Übergabe an IDEA</w:t>
      </w:r>
      <w:bookmarkEnd w:id="14"/>
      <w:bookmarkEnd w:id="15"/>
      <w:bookmarkEnd w:id="16"/>
      <w:bookmarkEnd w:id="45"/>
      <w:bookmarkEnd w:id="46"/>
    </w:p>
    <w:p w14:paraId="2D81F61F" w14:textId="77777777" w:rsidR="009F37EC" w:rsidRPr="006D15B7" w:rsidRDefault="00BE72B9">
      <w:r w:rsidRPr="006D15B7">
        <w:t xml:space="preserve">Im Sinne einer einheitlichen Vorgehensweise empfiehlt es sich, die Datenbestände zum selben Stichtag </w:t>
      </w:r>
      <w:r w:rsidRPr="006D15B7">
        <w:t>zu beschaffen. Hinsichtlich VR-Control KRM besteht ausschließlich die Möglichkeit Monatsendbestände abzufragen. Dementgegen handelt es sich bei den beiden IDA-Abfragen um Abzüge, die zum Zeitpunkt der Durchführung der jeweiligen Abfrage den Datenendbestand</w:t>
      </w:r>
      <w:r w:rsidRPr="006D15B7">
        <w:t xml:space="preserve"> des vorherigen Buchungstages beinhalten. Um eine Konsistenz sicherzustellen, sind die IDA-Abfragen somit am 1. Werktag des Folgemonats durchzuführen. </w:t>
      </w:r>
    </w:p>
    <w:p w14:paraId="6DCBC99E" w14:textId="77777777" w:rsidR="009F37EC" w:rsidRPr="006D15B7" w:rsidRDefault="00BE72B9">
      <w:r w:rsidRPr="006D15B7">
        <w:t>Technisch betrachtet ist es aber möglich IDA-Abfragen mit einem Datenstichtag zu verarbeiten, der vom Mo</w:t>
      </w:r>
      <w:r w:rsidRPr="006D15B7">
        <w:t xml:space="preserve">natsultimo der VR-Control KRM-Abfrage abweicht. Perspektivisch ist angedacht, die bestehenden </w:t>
      </w:r>
      <w:proofErr w:type="gramStart"/>
      <w:r w:rsidRPr="006D15B7">
        <w:t>IDA-Abfragen</w:t>
      </w:r>
      <w:proofErr w:type="gramEnd"/>
      <w:r w:rsidRPr="006D15B7">
        <w:t xml:space="preserve"> um einen individuell definierbaren Datenstichtag zu erweitern.</w:t>
      </w:r>
    </w:p>
    <w:p w14:paraId="3E02A1BE" w14:textId="77777777" w:rsidR="009F37EC" w:rsidRPr="006D15B7" w:rsidRDefault="00BE72B9" w:rsidP="00C2778E">
      <w:pPr>
        <w:spacing w:after="240"/>
      </w:pPr>
      <w:r w:rsidRPr="006D15B7">
        <w:t>Legen Sie bitte alle beschafften Dateien im gleichen Ordner ab. In diesem Ordner sollt</w:t>
      </w:r>
      <w:r w:rsidRPr="006D15B7">
        <w:t>en sich keine weiteren Dateien befinden. Beachten Sie ebenso die Benennung der Dateien, da die Importroutine die einzelnen Dateien an Ihrem Namen erkennt.</w:t>
      </w:r>
    </w:p>
    <w:p w14:paraId="0603CCDF" w14:textId="77777777" w:rsidR="009F37EC" w:rsidRPr="006D15B7" w:rsidRDefault="00BE72B9" w:rsidP="00C2778E">
      <w:pPr>
        <w:pStyle w:val="berschrift2"/>
        <w:spacing w:after="240"/>
      </w:pPr>
      <w:bookmarkStart w:id="47" w:name="_Zusätzliche_Dateien"/>
      <w:bookmarkStart w:id="48" w:name="_Toc147318294"/>
      <w:bookmarkStart w:id="49" w:name="_Toc172292841"/>
      <w:bookmarkEnd w:id="47"/>
      <w:r w:rsidRPr="006D15B7">
        <w:t>zusätzliche Dateien</w:t>
      </w:r>
      <w:bookmarkEnd w:id="48"/>
      <w:bookmarkEnd w:id="49"/>
    </w:p>
    <w:p w14:paraId="5AD72821" w14:textId="77777777" w:rsidR="009F37EC" w:rsidRPr="006D15B7" w:rsidRDefault="00BE72B9" w:rsidP="008D27C5">
      <w:pPr>
        <w:spacing w:after="240"/>
      </w:pPr>
      <w:r w:rsidRPr="006D15B7">
        <w:t xml:space="preserve">Hier finden Sie weitere Dateien, die Sie z.B. bei der Beschaffung der benötigten </w:t>
      </w:r>
      <w:r w:rsidRPr="006D15B7">
        <w:t>Daten unterstützen können.</w:t>
      </w:r>
    </w:p>
    <w:p w14:paraId="0B2B5EC5" w14:textId="77777777" w:rsidR="009F37EC" w:rsidRPr="006D15B7" w:rsidRDefault="00BE72B9">
      <w:pPr>
        <w:jc w:val="center"/>
      </w:pPr>
      <w:r w:rsidRPr="006D15B7">
        <w:rPr>
          <w:noProof/>
        </w:rPr>
        <w:drawing>
          <wp:inline distT="0" distB="0" distL="0" distR="0" wp14:anchorId="31337E5A" wp14:editId="1F831558">
            <wp:extent cx="5897880" cy="922655"/>
            <wp:effectExtent l="0" t="0" r="7620" b="0"/>
            <wp:docPr id="1371045366" name="Grafik 1" descr="Ein Bild, das Text, Schrif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5366" name="Grafik 1" descr="Ein Bild, das Text, Schrift, Screenshot, Software enthält.&#10;&#10;Automatisch generierte Beschreibung"/>
                    <pic:cNvPicPr/>
                  </pic:nvPicPr>
                  <pic:blipFill>
                    <a:blip r:embed="rId44"/>
                    <a:stretch>
                      <a:fillRect/>
                    </a:stretch>
                  </pic:blipFill>
                  <pic:spPr>
                    <a:xfrm>
                      <a:off x="0" y="0"/>
                      <a:ext cx="5897880" cy="922655"/>
                    </a:xfrm>
                    <a:prstGeom prst="rect">
                      <a:avLst/>
                    </a:prstGeom>
                  </pic:spPr>
                </pic:pic>
              </a:graphicData>
            </a:graphic>
          </wp:inline>
        </w:drawing>
      </w:r>
    </w:p>
    <w:bookmarkEnd w:id="17"/>
    <w:p w14:paraId="19DF6ACF" w14:textId="77777777" w:rsidR="009F37EC" w:rsidRPr="006D15B7" w:rsidRDefault="00BE72B9">
      <w:pPr>
        <w:rPr>
          <w:rFonts w:eastAsiaTheme="majorEastAsia" w:cstheme="majorBidi"/>
          <w:color w:val="365F91" w:themeColor="accent1" w:themeShade="BF"/>
          <w:sz w:val="32"/>
          <w:szCs w:val="32"/>
        </w:rPr>
      </w:pPr>
      <w:r w:rsidRPr="006D15B7">
        <w:br w:type="page"/>
      </w:r>
    </w:p>
    <w:p w14:paraId="2B11465E" w14:textId="77777777" w:rsidR="009F37EC" w:rsidRPr="006D15B7" w:rsidRDefault="00BE72B9" w:rsidP="00AB5493">
      <w:pPr>
        <w:pStyle w:val="berschrift2"/>
        <w:spacing w:after="240"/>
      </w:pPr>
      <w:bookmarkStart w:id="50" w:name="_Toc147318295"/>
      <w:bookmarkStart w:id="51" w:name="_Toc172292842"/>
      <w:r w:rsidRPr="006D15B7">
        <w:lastRenderedPageBreak/>
        <w:t>Änderungshistorie</w:t>
      </w:r>
      <w:bookmarkEnd w:id="50"/>
      <w:bookmarkEnd w:id="51"/>
    </w:p>
    <w:p w14:paraId="50C53C58" w14:textId="77777777" w:rsidR="009F37EC" w:rsidRDefault="009F37EC">
      <w:pPr>
        <w:pStyle w:val="Listenabsatz"/>
        <w:numPr>
          <w:ilvl w:val="0"/>
          <w:numId w:val="13"/>
        </w:numPr>
      </w:pPr>
    </w:p>
    <w:sectPr w:rsidR="009F37EC" w:rsidSect="00444E14">
      <w:headerReference w:type="default" r:id="rId45"/>
      <w:footerReference w:type="default" r:id="rId46"/>
      <w:headerReference w:type="first" r:id="rId47"/>
      <w:footerReference w:type="first" r:id="rId48"/>
      <w:pgSz w:w="11907" w:h="16840" w:code="9"/>
      <w:pgMar w:top="2160" w:right="720" w:bottom="1440" w:left="720" w:header="720" w:footer="567" w:gutter="0"/>
      <w:pgNumType w:start="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C93B9" w14:textId="77777777" w:rsidR="00B9010B" w:rsidRPr="006D15B7" w:rsidRDefault="00B9010B">
      <w:r w:rsidRPr="006D15B7">
        <w:separator/>
      </w:r>
    </w:p>
  </w:endnote>
  <w:endnote w:type="continuationSeparator" w:id="0">
    <w:p w14:paraId="214FC868" w14:textId="77777777" w:rsidR="00B9010B" w:rsidRPr="006D15B7" w:rsidRDefault="00B9010B">
      <w:r w:rsidRPr="006D15B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Roboto Medium">
    <w:charset w:val="00"/>
    <w:family w:val="auto"/>
    <w:pitch w:val="variable"/>
    <w:sig w:usb0="E0000AFF" w:usb1="5000217F" w:usb2="00000021" w:usb3="00000000" w:csb0="0000019F" w:csb1="00000000"/>
  </w:font>
  <w:font w:name="Libre Franklin SemiBold">
    <w:charset w:val="00"/>
    <w:family w:val="auto"/>
    <w:pitch w:val="variable"/>
    <w:sig w:usb0="A00000FF" w:usb1="4000205B" w:usb2="00000000" w:usb3="00000000" w:csb0="000001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962ED" w14:textId="77777777" w:rsidR="009F37EC" w:rsidRPr="006D15B7" w:rsidRDefault="00BE72B9">
    <w:pPr>
      <w:pStyle w:val="Fuzeile"/>
    </w:pPr>
    <w:r w:rsidRPr="006D15B7">
      <w:rPr>
        <w:noProof/>
      </w:rPr>
      <w:drawing>
        <wp:inline distT="0" distB="0" distL="0" distR="0" wp14:anchorId="2A38284D" wp14:editId="476ECE71">
          <wp:extent cx="2666428" cy="266700"/>
          <wp:effectExtent l="0" t="0" r="635" b="0"/>
          <wp:docPr id="1384596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4659" cy="27352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680DB" w14:textId="5BF61094" w:rsidR="006F1000" w:rsidRPr="006D15B7" w:rsidRDefault="00444E14" w:rsidP="00444E14">
    <w:pPr>
      <w:pStyle w:val="Fuzeile"/>
      <w:tabs>
        <w:tab w:val="clear" w:pos="4536"/>
        <w:tab w:val="clear" w:pos="9072"/>
        <w:tab w:val="right" w:pos="10467"/>
      </w:tabs>
      <w:jc w:val="right"/>
      <w:rPr>
        <w:sz w:val="18"/>
      </w:rPr>
    </w:pPr>
    <w:r w:rsidRPr="00444E14">
      <w:rPr>
        <w:sz w:val="18"/>
      </w:rPr>
      <w:fldChar w:fldCharType="begin"/>
    </w:r>
    <w:r w:rsidRPr="00444E14">
      <w:rPr>
        <w:sz w:val="18"/>
      </w:rPr>
      <w:instrText>PAGE   \* MERGEFORMAT</w:instrText>
    </w:r>
    <w:r w:rsidRPr="00444E14">
      <w:rPr>
        <w:sz w:val="18"/>
      </w:rPr>
      <w:fldChar w:fldCharType="separate"/>
    </w:r>
    <w:r w:rsidRPr="00444E14">
      <w:rPr>
        <w:sz w:val="18"/>
      </w:rPr>
      <w:t>1</w:t>
    </w:r>
    <w:r w:rsidRPr="00444E14">
      <w:rPr>
        <w:sz w:val="18"/>
      </w:rPr>
      <w:fldChar w:fldCharType="end"/>
    </w:r>
    <w:r w:rsidR="00E91DE2" w:rsidRPr="006D15B7">
      <w:rPr>
        <w:noProof/>
      </w:rPr>
      <w:drawing>
        <wp:anchor distT="0" distB="0" distL="114300" distR="114300" simplePos="0" relativeHeight="251663360" behindDoc="0" locked="0" layoutInCell="1" hidden="0" allowOverlap="1" wp14:anchorId="4A7400E4" wp14:editId="5F531886">
          <wp:simplePos x="0" y="0"/>
          <wp:positionH relativeFrom="column">
            <wp:posOffset>0</wp:posOffset>
          </wp:positionH>
          <wp:positionV relativeFrom="paragraph">
            <wp:posOffset>-635</wp:posOffset>
          </wp:positionV>
          <wp:extent cx="1362075" cy="137160"/>
          <wp:effectExtent l="0" t="0" r="0" b="0"/>
          <wp:wrapNone/>
          <wp:docPr id="16330652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362075" cy="137160"/>
                  </a:xfrm>
                  <a:prstGeom prst="rect">
                    <a:avLst/>
                  </a:prstGeom>
                  <a:ln/>
                </pic:spPr>
              </pic:pic>
            </a:graphicData>
          </a:graphic>
        </wp:anchor>
      </w:drawing>
    </w:r>
    <w:r w:rsidR="00CD5ADF">
      <w:rPr>
        <w:sz w:val="18"/>
      </w:rPr>
      <w:t>/</w:t>
    </w:r>
    <w:r w:rsidR="00CD5ADF">
      <w:rPr>
        <w:sz w:val="18"/>
      </w:rPr>
      <w:fldChar w:fldCharType="begin"/>
    </w:r>
    <w:r w:rsidR="00CD5ADF">
      <w:rPr>
        <w:sz w:val="18"/>
      </w:rPr>
      <w:instrText xml:space="preserve"> NUMPAGES   \* MERGEFORMAT </w:instrText>
    </w:r>
    <w:r w:rsidR="00CD5ADF">
      <w:rPr>
        <w:sz w:val="18"/>
      </w:rPr>
      <w:fldChar w:fldCharType="separate"/>
    </w:r>
    <w:r w:rsidR="00CD5ADF">
      <w:rPr>
        <w:noProof/>
        <w:sz w:val="18"/>
      </w:rPr>
      <w:t>23</w:t>
    </w:r>
    <w:r w:rsidR="00CD5ADF">
      <w:rPr>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1C150" w14:textId="77777777" w:rsidR="006F1000" w:rsidRPr="006D15B7" w:rsidRDefault="006F1000">
    <w:pPr>
      <w:pStyle w:val="Fuzeile"/>
    </w:pPr>
    <w:r w:rsidRPr="006D15B7">
      <w:rPr>
        <w:noProof/>
      </w:rPr>
      <w:drawing>
        <wp:inline distT="0" distB="0" distL="0" distR="0" wp14:anchorId="0EA21B18" wp14:editId="7BF61319">
          <wp:extent cx="2666428" cy="266700"/>
          <wp:effectExtent l="0" t="0" r="635" b="0"/>
          <wp:docPr id="11559442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4659" cy="2735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0E7B4" w14:textId="77777777" w:rsidR="00B9010B" w:rsidRPr="006D15B7" w:rsidRDefault="00B9010B">
      <w:r w:rsidRPr="006D15B7">
        <w:separator/>
      </w:r>
    </w:p>
  </w:footnote>
  <w:footnote w:type="continuationSeparator" w:id="0">
    <w:p w14:paraId="79ABBC9E" w14:textId="77777777" w:rsidR="00B9010B" w:rsidRPr="006D15B7" w:rsidRDefault="00B9010B">
      <w:r w:rsidRPr="006D15B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2DA8A" w14:textId="71F6ACB2" w:rsidR="009F37EC" w:rsidRPr="006D15B7" w:rsidRDefault="003A7081">
    <w:r w:rsidRPr="006D15B7">
      <w:rPr>
        <w:noProof/>
        <w:color w:val="000000"/>
        <w:sz w:val="18"/>
        <w:szCs w:val="18"/>
      </w:rPr>
      <w:drawing>
        <wp:anchor distT="0" distB="0" distL="0" distR="0" simplePos="0" relativeHeight="251661312" behindDoc="1" locked="0" layoutInCell="1" hidden="0" allowOverlap="1" wp14:anchorId="1F4C158A" wp14:editId="36F7235D">
          <wp:simplePos x="0" y="0"/>
          <wp:positionH relativeFrom="page">
            <wp:align>right</wp:align>
          </wp:positionH>
          <wp:positionV relativeFrom="page">
            <wp:align>top</wp:align>
          </wp:positionV>
          <wp:extent cx="7790688" cy="3337560"/>
          <wp:effectExtent l="0" t="0" r="1270" b="0"/>
          <wp:wrapNone/>
          <wp:docPr id="97365176"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
                  <a:srcRect/>
                  <a:stretch>
                    <a:fillRect/>
                  </a:stretch>
                </pic:blipFill>
                <pic:spPr>
                  <a:xfrm>
                    <a:off x="0" y="0"/>
                    <a:ext cx="7790688" cy="333756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CE213" w14:textId="0C1FB3E8" w:rsidR="006E3BCC" w:rsidRPr="006D15B7" w:rsidRDefault="006E3BCC">
    <w:pPr>
      <w:pStyle w:val="Kopfzeile"/>
    </w:pPr>
    <w:r w:rsidRPr="006D15B7">
      <w:rPr>
        <w:noProof/>
        <w:color w:val="000000"/>
        <w:sz w:val="18"/>
        <w:szCs w:val="18"/>
      </w:rPr>
      <w:drawing>
        <wp:anchor distT="0" distB="0" distL="0" distR="0" simplePos="0" relativeHeight="251659264" behindDoc="1" locked="0" layoutInCell="1" hidden="0" allowOverlap="1" wp14:anchorId="37457385" wp14:editId="6FCCE714">
          <wp:simplePos x="0" y="0"/>
          <wp:positionH relativeFrom="page">
            <wp:align>right</wp:align>
          </wp:positionH>
          <wp:positionV relativeFrom="page">
            <wp:align>top</wp:align>
          </wp:positionV>
          <wp:extent cx="7790688" cy="3337560"/>
          <wp:effectExtent l="0" t="0" r="1270" b="0"/>
          <wp:wrapNone/>
          <wp:docPr id="496763750"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
                  <a:srcRect/>
                  <a:stretch>
                    <a:fillRect/>
                  </a:stretch>
                </pic:blipFill>
                <pic:spPr>
                  <a:xfrm>
                    <a:off x="0" y="0"/>
                    <a:ext cx="7790688" cy="333756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4689F" w14:textId="3D30A1CE" w:rsidR="006F1000" w:rsidRPr="006D15B7" w:rsidRDefault="006F1000">
    <w:pPr>
      <w:rPr>
        <w:sz w:val="18"/>
        <w:szCs w:val="20"/>
      </w:rPr>
    </w:pPr>
    <w:r w:rsidRPr="006D15B7">
      <w:rPr>
        <w:sz w:val="18"/>
        <w:szCs w:val="20"/>
      </w:rPr>
      <w:t>Anleitung – Datenbeschaffung für die IDEA App „Geno - Aktivgeschäft“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552DA" w14:textId="7B80023A" w:rsidR="006F1000" w:rsidRPr="006D15B7" w:rsidRDefault="003A7081" w:rsidP="003A7081">
    <w:pPr>
      <w:rPr>
        <w:sz w:val="18"/>
        <w:szCs w:val="20"/>
      </w:rPr>
    </w:pPr>
    <w:r w:rsidRPr="006D15B7">
      <w:rPr>
        <w:sz w:val="18"/>
        <w:szCs w:val="20"/>
      </w:rPr>
      <w:t>Anleitung – Datenbeschaffung für die IDEA App „Geno - Aktivgeschäft“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5D2"/>
    <w:multiLevelType w:val="hybridMultilevel"/>
    <w:tmpl w:val="FE9E77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0417C7"/>
    <w:multiLevelType w:val="hybridMultilevel"/>
    <w:tmpl w:val="CA8C059A"/>
    <w:lvl w:ilvl="0" w:tplc="D40EA036">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A7442AD"/>
    <w:multiLevelType w:val="hybridMultilevel"/>
    <w:tmpl w:val="4CF0F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A77A8B"/>
    <w:multiLevelType w:val="hybridMultilevel"/>
    <w:tmpl w:val="FB745D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C9294F"/>
    <w:multiLevelType w:val="multilevel"/>
    <w:tmpl w:val="1AF699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178E5C75"/>
    <w:multiLevelType w:val="hybridMultilevel"/>
    <w:tmpl w:val="7478B4F6"/>
    <w:lvl w:ilvl="0" w:tplc="23D2BAF6">
      <w:start w:val="1"/>
      <w:numFmt w:val="decimal"/>
      <w:pStyle w:val="berschrift3"/>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1C040A64"/>
    <w:multiLevelType w:val="hybridMultilevel"/>
    <w:tmpl w:val="E4841978"/>
    <w:lvl w:ilvl="0" w:tplc="BCB637D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0530B8"/>
    <w:multiLevelType w:val="hybridMultilevel"/>
    <w:tmpl w:val="D5049CEE"/>
    <w:lvl w:ilvl="0" w:tplc="86DAE2B0">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08E2A15"/>
    <w:multiLevelType w:val="hybridMultilevel"/>
    <w:tmpl w:val="987E95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D00AC1"/>
    <w:multiLevelType w:val="hybridMultilevel"/>
    <w:tmpl w:val="D63C635A"/>
    <w:lvl w:ilvl="0" w:tplc="07685ED0">
      <w:start w:val="1"/>
      <w:numFmt w:val="lowerLetter"/>
      <w:pStyle w:val="Aufzhlunga"/>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34C079F6"/>
    <w:multiLevelType w:val="hybridMultilevel"/>
    <w:tmpl w:val="658E923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D1759E7"/>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FCF242A"/>
    <w:multiLevelType w:val="hybridMultilevel"/>
    <w:tmpl w:val="EAD0C96E"/>
    <w:lvl w:ilvl="0" w:tplc="1D743D96">
      <w:start w:val="1"/>
      <w:numFmt w:val="decimal"/>
      <w:pStyle w:val="berschrift4"/>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4445499C"/>
    <w:multiLevelType w:val="hybridMultilevel"/>
    <w:tmpl w:val="29308374"/>
    <w:lvl w:ilvl="0" w:tplc="74CC2EDC">
      <w:start w:val="1"/>
      <w:numFmt w:val="lowerLetter"/>
      <w:lvlText w:val="%1."/>
      <w:lvlJc w:val="left"/>
      <w:pPr>
        <w:ind w:left="720" w:hanging="360"/>
      </w:pPr>
      <w:rPr>
        <w:rFonts w:eastAsia="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B1C4826"/>
    <w:multiLevelType w:val="hybridMultilevel"/>
    <w:tmpl w:val="60A281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B6C3E9A"/>
    <w:multiLevelType w:val="hybridMultilevel"/>
    <w:tmpl w:val="14F691F0"/>
    <w:lvl w:ilvl="0" w:tplc="9F02AC0E">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55D648AE"/>
    <w:multiLevelType w:val="hybridMultilevel"/>
    <w:tmpl w:val="58144D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AFF4121"/>
    <w:multiLevelType w:val="hybridMultilevel"/>
    <w:tmpl w:val="93C6B2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B1627B5"/>
    <w:multiLevelType w:val="hybridMultilevel"/>
    <w:tmpl w:val="365E3E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4170191"/>
    <w:multiLevelType w:val="hybridMultilevel"/>
    <w:tmpl w:val="987E95E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4DC2B62"/>
    <w:multiLevelType w:val="hybridMultilevel"/>
    <w:tmpl w:val="8D1CDB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54003BD"/>
    <w:multiLevelType w:val="hybridMultilevel"/>
    <w:tmpl w:val="91EA343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68833B99"/>
    <w:multiLevelType w:val="hybridMultilevel"/>
    <w:tmpl w:val="91EA343C"/>
    <w:lvl w:ilvl="0" w:tplc="F580D45A">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6D1A58AB"/>
    <w:multiLevelType w:val="hybridMultilevel"/>
    <w:tmpl w:val="CE0A11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1495A0C"/>
    <w:multiLevelType w:val="hybridMultilevel"/>
    <w:tmpl w:val="DE3E7A36"/>
    <w:lvl w:ilvl="0" w:tplc="50C4F916">
      <w:start w:val="1"/>
      <w:numFmt w:val="decimal"/>
      <w:pStyle w:val="berschrift2"/>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15:restartNumberingAfterBreak="0">
    <w:nsid w:val="78453864"/>
    <w:multiLevelType w:val="hybridMultilevel"/>
    <w:tmpl w:val="0D34E2EA"/>
    <w:lvl w:ilvl="0" w:tplc="FC0A8FB2">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774546028">
    <w:abstractNumId w:val="4"/>
  </w:num>
  <w:num w:numId="2" w16cid:durableId="1592932659">
    <w:abstractNumId w:val="2"/>
  </w:num>
  <w:num w:numId="3" w16cid:durableId="2116317553">
    <w:abstractNumId w:val="11"/>
  </w:num>
  <w:num w:numId="4" w16cid:durableId="224730980">
    <w:abstractNumId w:val="13"/>
  </w:num>
  <w:num w:numId="5" w16cid:durableId="1041593070">
    <w:abstractNumId w:val="9"/>
  </w:num>
  <w:num w:numId="6" w16cid:durableId="1510099572">
    <w:abstractNumId w:val="9"/>
    <w:lvlOverride w:ilvl="0">
      <w:startOverride w:val="1"/>
    </w:lvlOverride>
  </w:num>
  <w:num w:numId="7" w16cid:durableId="1625572645">
    <w:abstractNumId w:val="9"/>
  </w:num>
  <w:num w:numId="8" w16cid:durableId="499586045">
    <w:abstractNumId w:val="9"/>
    <w:lvlOverride w:ilvl="0">
      <w:startOverride w:val="1"/>
    </w:lvlOverride>
  </w:num>
  <w:num w:numId="9" w16cid:durableId="1408384439">
    <w:abstractNumId w:val="4"/>
  </w:num>
  <w:num w:numId="10" w16cid:durableId="303899282">
    <w:abstractNumId w:val="0"/>
  </w:num>
  <w:num w:numId="11" w16cid:durableId="1562057975">
    <w:abstractNumId w:val="9"/>
  </w:num>
  <w:num w:numId="12" w16cid:durableId="1178470076">
    <w:abstractNumId w:val="10"/>
  </w:num>
  <w:num w:numId="13" w16cid:durableId="67113833">
    <w:abstractNumId w:val="6"/>
  </w:num>
  <w:num w:numId="14" w16cid:durableId="492376800">
    <w:abstractNumId w:val="17"/>
  </w:num>
  <w:num w:numId="15" w16cid:durableId="1871650396">
    <w:abstractNumId w:val="23"/>
  </w:num>
  <w:num w:numId="16" w16cid:durableId="642006774">
    <w:abstractNumId w:val="18"/>
  </w:num>
  <w:num w:numId="17" w16cid:durableId="124474895">
    <w:abstractNumId w:val="19"/>
  </w:num>
  <w:num w:numId="18" w16cid:durableId="463231411">
    <w:abstractNumId w:val="8"/>
  </w:num>
  <w:num w:numId="19" w16cid:durableId="1456412032">
    <w:abstractNumId w:val="24"/>
  </w:num>
  <w:num w:numId="20" w16cid:durableId="1286931215">
    <w:abstractNumId w:val="3"/>
  </w:num>
  <w:num w:numId="21" w16cid:durableId="2050564759">
    <w:abstractNumId w:val="20"/>
  </w:num>
  <w:num w:numId="22" w16cid:durableId="1662811945">
    <w:abstractNumId w:val="5"/>
  </w:num>
  <w:num w:numId="23" w16cid:durableId="1244757722">
    <w:abstractNumId w:val="5"/>
    <w:lvlOverride w:ilvl="0">
      <w:startOverride w:val="1"/>
    </w:lvlOverride>
  </w:num>
  <w:num w:numId="24" w16cid:durableId="547647990">
    <w:abstractNumId w:val="12"/>
  </w:num>
  <w:num w:numId="25" w16cid:durableId="198129377">
    <w:abstractNumId w:val="12"/>
    <w:lvlOverride w:ilvl="0">
      <w:startOverride w:val="1"/>
    </w:lvlOverride>
  </w:num>
  <w:num w:numId="26" w16cid:durableId="667178348">
    <w:abstractNumId w:val="16"/>
  </w:num>
  <w:num w:numId="27" w16cid:durableId="2098625683">
    <w:abstractNumId w:val="25"/>
  </w:num>
  <w:num w:numId="28" w16cid:durableId="1966035750">
    <w:abstractNumId w:val="14"/>
  </w:num>
  <w:num w:numId="29" w16cid:durableId="1853569921">
    <w:abstractNumId w:val="1"/>
  </w:num>
  <w:num w:numId="30" w16cid:durableId="1506703603">
    <w:abstractNumId w:val="15"/>
  </w:num>
  <w:num w:numId="31" w16cid:durableId="1371496712">
    <w:abstractNumId w:val="7"/>
  </w:num>
  <w:num w:numId="32" w16cid:durableId="485826761">
    <w:abstractNumId w:val="22"/>
  </w:num>
  <w:num w:numId="33" w16cid:durableId="932860527">
    <w:abstractNumId w:val="22"/>
    <w:lvlOverride w:ilvl="0">
      <w:startOverride w:val="1"/>
    </w:lvlOverride>
  </w:num>
  <w:num w:numId="34" w16cid:durableId="436606045">
    <w:abstractNumId w:val="21"/>
  </w:num>
  <w:num w:numId="35" w16cid:durableId="538130570">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lph-Richard Müller">
    <w15:presenceInfo w15:providerId="AD" w15:userId="S::YC9YF64@hanvb.de::cf3eb204-9570-40ed-969c-f2a9dde75d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7EC"/>
    <w:rsid w:val="000014B6"/>
    <w:rsid w:val="00021475"/>
    <w:rsid w:val="0004313F"/>
    <w:rsid w:val="000434B0"/>
    <w:rsid w:val="001632B4"/>
    <w:rsid w:val="001974DB"/>
    <w:rsid w:val="001B61F4"/>
    <w:rsid w:val="001C562B"/>
    <w:rsid w:val="001F252A"/>
    <w:rsid w:val="001F6660"/>
    <w:rsid w:val="002157B4"/>
    <w:rsid w:val="00225F7E"/>
    <w:rsid w:val="00236AED"/>
    <w:rsid w:val="0028777D"/>
    <w:rsid w:val="00292820"/>
    <w:rsid w:val="002B36CE"/>
    <w:rsid w:val="002C130A"/>
    <w:rsid w:val="002F177C"/>
    <w:rsid w:val="003266FD"/>
    <w:rsid w:val="0033487A"/>
    <w:rsid w:val="00396133"/>
    <w:rsid w:val="003A7081"/>
    <w:rsid w:val="003D2AA8"/>
    <w:rsid w:val="003F61A0"/>
    <w:rsid w:val="00416400"/>
    <w:rsid w:val="00444E14"/>
    <w:rsid w:val="004634AA"/>
    <w:rsid w:val="00485A76"/>
    <w:rsid w:val="00490149"/>
    <w:rsid w:val="004C2994"/>
    <w:rsid w:val="004C687D"/>
    <w:rsid w:val="004E2497"/>
    <w:rsid w:val="004E6A11"/>
    <w:rsid w:val="004E6F62"/>
    <w:rsid w:val="00561977"/>
    <w:rsid w:val="00591FDB"/>
    <w:rsid w:val="005C405E"/>
    <w:rsid w:val="005D47DA"/>
    <w:rsid w:val="00616881"/>
    <w:rsid w:val="006C75C7"/>
    <w:rsid w:val="006D12B5"/>
    <w:rsid w:val="006D15B7"/>
    <w:rsid w:val="006E3BCC"/>
    <w:rsid w:val="006F1000"/>
    <w:rsid w:val="007021A2"/>
    <w:rsid w:val="00706E5C"/>
    <w:rsid w:val="0073375B"/>
    <w:rsid w:val="00740358"/>
    <w:rsid w:val="00787D32"/>
    <w:rsid w:val="007970DE"/>
    <w:rsid w:val="007A1073"/>
    <w:rsid w:val="007A1A56"/>
    <w:rsid w:val="007D4891"/>
    <w:rsid w:val="007F77E8"/>
    <w:rsid w:val="008002E8"/>
    <w:rsid w:val="00860685"/>
    <w:rsid w:val="008C0FBD"/>
    <w:rsid w:val="008D27C5"/>
    <w:rsid w:val="00922382"/>
    <w:rsid w:val="009F37EC"/>
    <w:rsid w:val="00A12BCD"/>
    <w:rsid w:val="00A66E40"/>
    <w:rsid w:val="00A912D3"/>
    <w:rsid w:val="00AB5493"/>
    <w:rsid w:val="00B119DF"/>
    <w:rsid w:val="00B17CF9"/>
    <w:rsid w:val="00B31F2D"/>
    <w:rsid w:val="00B9010B"/>
    <w:rsid w:val="00BA4F4A"/>
    <w:rsid w:val="00BB28AF"/>
    <w:rsid w:val="00BD63A1"/>
    <w:rsid w:val="00BE660E"/>
    <w:rsid w:val="00C2778E"/>
    <w:rsid w:val="00C676D9"/>
    <w:rsid w:val="00C83070"/>
    <w:rsid w:val="00CA0FC7"/>
    <w:rsid w:val="00CA5767"/>
    <w:rsid w:val="00CA67AB"/>
    <w:rsid w:val="00CB373A"/>
    <w:rsid w:val="00CD14DB"/>
    <w:rsid w:val="00CD5ADF"/>
    <w:rsid w:val="00D04F52"/>
    <w:rsid w:val="00D073AA"/>
    <w:rsid w:val="00D21D2E"/>
    <w:rsid w:val="00D41682"/>
    <w:rsid w:val="00D847A6"/>
    <w:rsid w:val="00E86911"/>
    <w:rsid w:val="00E91DBF"/>
    <w:rsid w:val="00E91DE2"/>
    <w:rsid w:val="00EA67E0"/>
    <w:rsid w:val="00EB0545"/>
    <w:rsid w:val="00ED2F9D"/>
    <w:rsid w:val="00F332F8"/>
    <w:rsid w:val="00F4780E"/>
    <w:rsid w:val="00FE73C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D3D67"/>
  <w15:docId w15:val="{E95F2673-BFAC-42E4-B530-D7EB9CEFB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Theme="minorHAnsi" w:hAnsi="Roboto" w:cs="Roboto"/>
        <w:sz w:val="24"/>
        <w:szCs w:val="26"/>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133"/>
    <w:pPr>
      <w:widowControl/>
      <w:spacing w:after="0" w:line="288" w:lineRule="auto"/>
    </w:pPr>
    <w:rPr>
      <w:rFonts w:eastAsia="Roboto"/>
      <w:lang w:val="de-DE" w:eastAsia="de-DE"/>
    </w:rPr>
  </w:style>
  <w:style w:type="paragraph" w:styleId="berschrift1">
    <w:name w:val="heading 1"/>
    <w:basedOn w:val="Standard"/>
    <w:next w:val="Standard"/>
    <w:link w:val="berschrift1Zchn"/>
    <w:uiPriority w:val="9"/>
    <w:qFormat/>
    <w:rsid w:val="00396133"/>
    <w:pPr>
      <w:keepNext/>
      <w:keepLines/>
      <w:spacing w:before="240"/>
      <w:outlineLvl w:val="0"/>
    </w:pPr>
    <w:rPr>
      <w:rFonts w:ascii="Roboto Medium" w:eastAsia="Roboto Medium" w:hAnsi="Roboto Medium" w:cs="Roboto Medium"/>
      <w:color w:val="303333"/>
      <w:sz w:val="36"/>
      <w:szCs w:val="36"/>
    </w:rPr>
  </w:style>
  <w:style w:type="paragraph" w:styleId="berschrift2">
    <w:name w:val="heading 2"/>
    <w:basedOn w:val="Standard"/>
    <w:next w:val="Standard"/>
    <w:link w:val="berschrift2Zchn"/>
    <w:uiPriority w:val="9"/>
    <w:unhideWhenUsed/>
    <w:qFormat/>
    <w:rsid w:val="00396133"/>
    <w:pPr>
      <w:keepNext/>
      <w:keepLines/>
      <w:numPr>
        <w:numId w:val="19"/>
      </w:numPr>
      <w:shd w:val="clear" w:color="auto" w:fill="F56354"/>
      <w:spacing w:before="40" w:line="240" w:lineRule="auto"/>
      <w:outlineLvl w:val="1"/>
    </w:pPr>
    <w:rPr>
      <w:rFonts w:ascii="Roboto Medium" w:eastAsia="Roboto Medium" w:hAnsi="Roboto Medium" w:cs="Roboto Medium"/>
      <w:color w:val="FFFFFF"/>
      <w:sz w:val="30"/>
      <w:szCs w:val="30"/>
    </w:rPr>
  </w:style>
  <w:style w:type="paragraph" w:styleId="berschrift3">
    <w:name w:val="heading 3"/>
    <w:basedOn w:val="Standard"/>
    <w:next w:val="Standard"/>
    <w:link w:val="berschrift3Zchn"/>
    <w:uiPriority w:val="9"/>
    <w:unhideWhenUsed/>
    <w:qFormat/>
    <w:rsid w:val="00396133"/>
    <w:pPr>
      <w:keepNext/>
      <w:keepLines/>
      <w:numPr>
        <w:numId w:val="23"/>
      </w:numPr>
      <w:shd w:val="clear" w:color="auto" w:fill="E8EDFF"/>
      <w:spacing w:before="40" w:line="240" w:lineRule="auto"/>
      <w:outlineLvl w:val="2"/>
    </w:pPr>
    <w:rPr>
      <w:rFonts w:ascii="Roboto Medium" w:eastAsia="Roboto Medium" w:hAnsi="Roboto Medium" w:cs="Roboto Medium"/>
      <w:color w:val="303333"/>
    </w:rPr>
  </w:style>
  <w:style w:type="paragraph" w:styleId="berschrift4">
    <w:name w:val="heading 4"/>
    <w:basedOn w:val="Standard"/>
    <w:next w:val="Standard"/>
    <w:link w:val="berschrift4Zchn"/>
    <w:uiPriority w:val="9"/>
    <w:unhideWhenUsed/>
    <w:qFormat/>
    <w:rsid w:val="00396133"/>
    <w:pPr>
      <w:keepNext/>
      <w:keepLines/>
      <w:numPr>
        <w:numId w:val="25"/>
      </w:numPr>
      <w:spacing w:before="40"/>
      <w:outlineLvl w:val="3"/>
    </w:pPr>
    <w:rPr>
      <w:rFonts w:ascii="Libre Franklin SemiBold" w:eastAsia="Libre Franklin SemiBold" w:hAnsi="Libre Franklin SemiBold" w:cs="Libre Franklin SemiBold"/>
      <w:iCs/>
      <w:color w:val="E8220D"/>
      <w:szCs w:val="24"/>
    </w:rPr>
  </w:style>
  <w:style w:type="paragraph" w:styleId="berschrift5">
    <w:name w:val="heading 5"/>
    <w:basedOn w:val="Standard"/>
    <w:next w:val="Standard"/>
    <w:link w:val="berschrift5Zchn"/>
    <w:uiPriority w:val="9"/>
    <w:unhideWhenUsed/>
    <w:qFormat/>
    <w:rsid w:val="00396133"/>
    <w:pPr>
      <w:keepNext/>
      <w:keepLines/>
      <w:spacing w:before="40"/>
      <w:outlineLvl w:val="4"/>
    </w:pPr>
    <w:rPr>
      <w:rFonts w:ascii="Libre Franklin SemiBold" w:eastAsia="Libre Franklin SemiBold" w:hAnsi="Libre Franklin SemiBold" w:cs="Libre Franklin SemiBold"/>
      <w:color w:val="E8220D"/>
      <w:szCs w:val="24"/>
    </w:rPr>
  </w:style>
  <w:style w:type="paragraph" w:styleId="berschrift6">
    <w:name w:val="heading 6"/>
    <w:basedOn w:val="Standard"/>
    <w:next w:val="Standard"/>
    <w:link w:val="berschrift6Zchn"/>
    <w:uiPriority w:val="9"/>
    <w:semiHidden/>
    <w:unhideWhenUsed/>
    <w:qFormat/>
    <w:rsid w:val="00396133"/>
    <w:pPr>
      <w:keepNext/>
      <w:keepLines/>
      <w:spacing w:before="40"/>
      <w:outlineLvl w:val="5"/>
    </w:pPr>
    <w:rPr>
      <w:rFonts w:ascii="Libre Franklin SemiBold" w:eastAsia="Libre Franklin SemiBold" w:hAnsi="Libre Franklin SemiBold" w:cs="Libre Franklin SemiBold"/>
      <w:color w:val="9A1609"/>
    </w:rPr>
  </w:style>
  <w:style w:type="paragraph" w:styleId="berschrift7">
    <w:name w:val="heading 7"/>
    <w:basedOn w:val="Standard"/>
    <w:next w:val="Standard"/>
    <w:link w:val="berschrift7Zchn"/>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96133"/>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96133"/>
    <w:rPr>
      <w:rFonts w:eastAsia="Roboto"/>
      <w:lang w:val="de-DE" w:eastAsia="de-DE"/>
    </w:rPr>
  </w:style>
  <w:style w:type="paragraph" w:styleId="Fuzeile">
    <w:name w:val="footer"/>
    <w:basedOn w:val="Standard"/>
    <w:link w:val="FuzeileZchn"/>
    <w:uiPriority w:val="99"/>
    <w:unhideWhenUsed/>
    <w:rsid w:val="00396133"/>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96133"/>
    <w:rPr>
      <w:rFonts w:eastAsia="Roboto"/>
      <w:lang w:val="de-DE" w:eastAsia="de-DE"/>
    </w:rPr>
  </w:style>
  <w:style w:type="character" w:customStyle="1" w:styleId="berschrift1Zchn">
    <w:name w:val="Überschrift 1 Zchn"/>
    <w:basedOn w:val="Absatz-Standardschriftart"/>
    <w:link w:val="berschrift1"/>
    <w:uiPriority w:val="9"/>
    <w:rPr>
      <w:rFonts w:ascii="Roboto Medium" w:eastAsia="Roboto Medium" w:hAnsi="Roboto Medium" w:cs="Roboto Medium"/>
      <w:color w:val="303333"/>
      <w:sz w:val="36"/>
      <w:szCs w:val="36"/>
      <w:lang w:val="de-DE" w:eastAsia="de-DE"/>
    </w:rPr>
  </w:style>
  <w:style w:type="character" w:customStyle="1" w:styleId="berschrift2Zchn">
    <w:name w:val="Überschrift 2 Zchn"/>
    <w:basedOn w:val="Absatz-Standardschriftart"/>
    <w:link w:val="berschrift2"/>
    <w:uiPriority w:val="9"/>
    <w:rPr>
      <w:rFonts w:ascii="Roboto Medium" w:eastAsia="Roboto Medium" w:hAnsi="Roboto Medium" w:cs="Roboto Medium"/>
      <w:color w:val="FFFFFF"/>
      <w:sz w:val="30"/>
      <w:szCs w:val="30"/>
      <w:shd w:val="clear" w:color="auto" w:fill="F56354"/>
      <w:lang w:val="de-DE" w:eastAsia="de-DE"/>
    </w:rPr>
  </w:style>
  <w:style w:type="character" w:customStyle="1" w:styleId="berschrift3Zchn">
    <w:name w:val="Überschrift 3 Zchn"/>
    <w:basedOn w:val="Absatz-Standardschriftart"/>
    <w:link w:val="berschrift3"/>
    <w:uiPriority w:val="9"/>
    <w:rPr>
      <w:rFonts w:ascii="Roboto Medium" w:eastAsia="Roboto Medium" w:hAnsi="Roboto Medium" w:cs="Roboto Medium"/>
      <w:color w:val="303333"/>
      <w:shd w:val="clear" w:color="auto" w:fill="E8EDFF"/>
      <w:lang w:val="de-DE" w:eastAsia="de-DE"/>
    </w:rPr>
  </w:style>
  <w:style w:type="character" w:customStyle="1" w:styleId="berschrift4Zchn">
    <w:name w:val="Überschrift 4 Zchn"/>
    <w:basedOn w:val="Absatz-Standardschriftart"/>
    <w:link w:val="berschrift4"/>
    <w:uiPriority w:val="9"/>
    <w:rPr>
      <w:rFonts w:ascii="Libre Franklin SemiBold" w:eastAsia="Libre Franklin SemiBold" w:hAnsi="Libre Franklin SemiBold" w:cs="Libre Franklin SemiBold"/>
      <w:iCs/>
      <w:color w:val="E8220D"/>
      <w:szCs w:val="24"/>
      <w:lang w:val="de-DE" w:eastAsia="de-DE"/>
    </w:rPr>
  </w:style>
  <w:style w:type="character" w:customStyle="1" w:styleId="berschrift5Zchn">
    <w:name w:val="Überschrift 5 Zchn"/>
    <w:basedOn w:val="Absatz-Standardschriftart"/>
    <w:link w:val="berschrift5"/>
    <w:uiPriority w:val="9"/>
    <w:rPr>
      <w:rFonts w:ascii="Libre Franklin SemiBold" w:eastAsia="Libre Franklin SemiBold" w:hAnsi="Libre Franklin SemiBold" w:cs="Libre Franklin SemiBold"/>
      <w:color w:val="E8220D"/>
      <w:szCs w:val="24"/>
      <w:lang w:val="de-DE" w:eastAsia="de-DE"/>
    </w:rPr>
  </w:style>
  <w:style w:type="character" w:customStyle="1" w:styleId="berschrift6Zchn">
    <w:name w:val="Überschrift 6 Zchn"/>
    <w:basedOn w:val="Absatz-Standardschriftart"/>
    <w:link w:val="berschrift6"/>
    <w:uiPriority w:val="9"/>
    <w:semiHidden/>
    <w:rPr>
      <w:rFonts w:ascii="Libre Franklin SemiBold" w:eastAsia="Libre Franklin SemiBold" w:hAnsi="Libre Franklin SemiBold" w:cs="Libre Franklin SemiBold"/>
      <w:color w:val="9A1609"/>
      <w:lang w:val="de-DE" w:eastAsia="de-DE"/>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396133"/>
    <w:pPr>
      <w:ind w:left="720"/>
      <w:contextualSpacing/>
    </w:pPr>
  </w:style>
  <w:style w:type="paragraph" w:styleId="Verzeichnis1">
    <w:name w:val="toc 1"/>
    <w:basedOn w:val="Standard"/>
    <w:next w:val="Standard"/>
    <w:autoRedefine/>
    <w:uiPriority w:val="39"/>
    <w:unhideWhenUsed/>
    <w:pPr>
      <w:spacing w:after="100"/>
    </w:pPr>
  </w:style>
  <w:style w:type="paragraph" w:styleId="Verzeichnis2">
    <w:name w:val="toc 2"/>
    <w:basedOn w:val="Standard"/>
    <w:next w:val="Standard"/>
    <w:autoRedefine/>
    <w:uiPriority w:val="39"/>
    <w:unhideWhenUsed/>
    <w:rsid w:val="00396133"/>
    <w:pPr>
      <w:tabs>
        <w:tab w:val="left" w:pos="660"/>
        <w:tab w:val="right" w:leader="dot" w:pos="10450"/>
      </w:tabs>
      <w:spacing w:after="100"/>
      <w:ind w:left="180"/>
    </w:pPr>
  </w:style>
  <w:style w:type="character" w:styleId="Hyperlink">
    <w:name w:val="Hyperlink"/>
    <w:basedOn w:val="Absatz-Standardschriftart"/>
    <w:uiPriority w:val="99"/>
    <w:unhideWhenUsed/>
    <w:rsid w:val="00396133"/>
    <w:rPr>
      <w:color w:val="0000FF" w:themeColor="hyperlink"/>
      <w:u w:val="single"/>
    </w:rPr>
  </w:style>
  <w:style w:type="paragraph" w:styleId="Sprechblasentext">
    <w:name w:val="Balloon Text"/>
    <w:basedOn w:val="Standard"/>
    <w:link w:val="SprechblasentextZchn"/>
    <w:uiPriority w:val="99"/>
    <w:semiHidden/>
    <w:unhideWhenUsed/>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styleId="KeinLeerraum">
    <w:name w:val="No Spacing"/>
    <w:link w:val="KeinLeerraumZchn"/>
    <w:uiPriority w:val="1"/>
    <w:qFormat/>
    <w:rsid w:val="00396133"/>
    <w:pPr>
      <w:widowControl/>
      <w:spacing w:after="0" w:line="240" w:lineRule="auto"/>
    </w:pPr>
    <w:rPr>
      <w:rFonts w:eastAsia="Roboto"/>
      <w:lang w:val="de-DE" w:eastAsia="de-DE"/>
    </w:rPr>
  </w:style>
  <w:style w:type="character" w:customStyle="1" w:styleId="KeinLeerraumZchn">
    <w:name w:val="Kein Leerraum Zchn"/>
    <w:basedOn w:val="Absatz-Standardschriftart"/>
    <w:link w:val="KeinLeerraum"/>
    <w:uiPriority w:val="1"/>
    <w:rPr>
      <w:rFonts w:eastAsia="Roboto"/>
      <w:lang w:val="de-DE" w:eastAsia="de-DE"/>
    </w:rPr>
  </w:style>
  <w:style w:type="paragraph" w:customStyle="1" w:styleId="Aufzhlunga">
    <w:name w:val="Aufzählung a"/>
    <w:basedOn w:val="Listenabsatz"/>
    <w:qFormat/>
    <w:pPr>
      <w:keepNext/>
      <w:numPr>
        <w:numId w:val="5"/>
      </w:numPr>
    </w:pPr>
    <w:rPr>
      <w:rFonts w:eastAsia="Arial" w:cstheme="minorHAnsi"/>
      <w:w w:val="108"/>
    </w:rPr>
  </w:style>
  <w:style w:type="paragraph" w:customStyle="1" w:styleId="SQL-Code">
    <w:name w:val="SQL-Code"/>
    <w:basedOn w:val="Standard"/>
    <w:qFormat/>
    <w:pPr>
      <w:keepNext/>
      <w:spacing w:line="240" w:lineRule="auto"/>
    </w:pPr>
    <w:rPr>
      <w:rFonts w:ascii="Courier New" w:hAnsi="Courier New" w:cs="Courier New"/>
      <w:sz w:val="16"/>
    </w:rPr>
  </w:style>
  <w:style w:type="paragraph" w:styleId="Titel">
    <w:name w:val="Title"/>
    <w:basedOn w:val="Standard"/>
    <w:next w:val="Standard"/>
    <w:link w:val="TitelZchn"/>
    <w:uiPriority w:val="10"/>
    <w:qFormat/>
    <w:rsid w:val="00396133"/>
    <w:pPr>
      <w:spacing w:line="240" w:lineRule="auto"/>
      <w:jc w:val="right"/>
    </w:pPr>
    <w:rPr>
      <w:rFonts w:ascii="Libre Franklin SemiBold" w:eastAsia="Libre Franklin SemiBold" w:hAnsi="Libre Franklin SemiBold" w:cs="Libre Franklin SemiBold"/>
      <w:sz w:val="84"/>
      <w:szCs w:val="84"/>
    </w:rPr>
  </w:style>
  <w:style w:type="character" w:customStyle="1" w:styleId="TitelZchn">
    <w:name w:val="Titel Zchn"/>
    <w:basedOn w:val="Absatz-Standardschriftart"/>
    <w:link w:val="Titel"/>
    <w:uiPriority w:val="10"/>
    <w:rPr>
      <w:rFonts w:ascii="Libre Franklin SemiBold" w:eastAsia="Libre Franklin SemiBold" w:hAnsi="Libre Franklin SemiBold" w:cs="Libre Franklin SemiBold"/>
      <w:sz w:val="84"/>
      <w:szCs w:val="84"/>
      <w:lang w:val="de-DE" w:eastAsia="de-DE"/>
    </w:rPr>
  </w:style>
  <w:style w:type="paragraph" w:styleId="Untertitel">
    <w:name w:val="Subtitle"/>
    <w:basedOn w:val="Standard"/>
    <w:next w:val="Standard"/>
    <w:link w:val="UntertitelZchn"/>
    <w:uiPriority w:val="11"/>
    <w:qFormat/>
    <w:rsid w:val="00396133"/>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customStyle="1" w:styleId="UntertitelZchn">
    <w:name w:val="Untertitel Zchn"/>
    <w:basedOn w:val="Absatz-Standardschriftart"/>
    <w:link w:val="Untertitel"/>
    <w:uiPriority w:val="11"/>
    <w:rPr>
      <w:rFonts w:ascii="Georgia" w:eastAsia="Georgia" w:hAnsi="Georgia" w:cs="Georgia"/>
      <w:i/>
      <w:color w:val="666666"/>
      <w:sz w:val="48"/>
      <w:szCs w:val="48"/>
      <w:lang w:val="de-DE" w:eastAsia="de-DE"/>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pacing w:val="2"/>
      <w:w w:val="115"/>
      <w:sz w:val="20"/>
      <w:szCs w:val="20"/>
      <w:lang w:val="de-DE"/>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b/>
      <w:bCs/>
      <w:spacing w:val="2"/>
      <w:w w:val="115"/>
      <w:sz w:val="20"/>
      <w:szCs w:val="20"/>
      <w:lang w:val="de-DE"/>
    </w:rPr>
  </w:style>
  <w:style w:type="table" w:styleId="Tabellenraster">
    <w:name w:val="Table Grid"/>
    <w:basedOn w:val="NormaleTabel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NichtaufgelsteErwhnung">
    <w:name w:val="Unresolved Mention"/>
    <w:basedOn w:val="Absatz-Standardschriftart"/>
    <w:uiPriority w:val="99"/>
    <w:semiHidden/>
    <w:unhideWhenUsed/>
    <w:rsid w:val="00396133"/>
    <w:rPr>
      <w:color w:val="605E5C"/>
      <w:shd w:val="clear" w:color="auto" w:fill="E1DFDD"/>
    </w:rPr>
  </w:style>
  <w:style w:type="paragraph" w:customStyle="1" w:styleId="Default">
    <w:name w:val="Default"/>
    <w:pPr>
      <w:widowControl/>
      <w:autoSpaceDE w:val="0"/>
      <w:autoSpaceDN w:val="0"/>
      <w:adjustRightInd w:val="0"/>
      <w:spacing w:after="0" w:line="240" w:lineRule="auto"/>
    </w:pPr>
    <w:rPr>
      <w:rFonts w:ascii="Calibri" w:hAnsi="Calibri" w:cs="Calibri"/>
      <w:color w:val="000000"/>
      <w:szCs w:val="24"/>
      <w:lang w:val="de-DE"/>
    </w:rPr>
  </w:style>
  <w:style w:type="paragraph" w:styleId="berarbeitung">
    <w:name w:val="Revision"/>
    <w:hidden/>
    <w:uiPriority w:val="99"/>
    <w:semiHidden/>
    <w:pPr>
      <w:widowControl/>
      <w:spacing w:after="0" w:line="240" w:lineRule="auto"/>
    </w:pPr>
    <w:rPr>
      <w:spacing w:val="2"/>
      <w:w w:val="115"/>
      <w:lang w:val="de-DE"/>
    </w:rPr>
  </w:style>
  <w:style w:type="table" w:customStyle="1" w:styleId="TableNormal">
    <w:name w:val="Table Normal"/>
    <w:rsid w:val="00396133"/>
    <w:pPr>
      <w:widowControl/>
      <w:spacing w:after="0" w:line="288" w:lineRule="auto"/>
    </w:pPr>
    <w:rPr>
      <w:rFonts w:eastAsia="Roboto"/>
      <w:lang w:val="de-DE" w:eastAsia="de-DE"/>
    </w:rPr>
    <w:tblPr>
      <w:tblCellMar>
        <w:top w:w="0" w:type="dxa"/>
        <w:left w:w="0" w:type="dxa"/>
        <w:bottom w:w="0" w:type="dxa"/>
        <w:right w:w="0" w:type="dxa"/>
      </w:tblCellMar>
    </w:tblPr>
  </w:style>
  <w:style w:type="paragraph" w:styleId="Inhaltsverzeichnisberschrift">
    <w:name w:val="TOC Heading"/>
    <w:basedOn w:val="berschrift1"/>
    <w:next w:val="Standard"/>
    <w:uiPriority w:val="39"/>
    <w:unhideWhenUsed/>
    <w:qFormat/>
    <w:rsid w:val="00396133"/>
    <w:pPr>
      <w:spacing w:line="259" w:lineRule="auto"/>
      <w:outlineLvl w:val="9"/>
    </w:pPr>
    <w:rPr>
      <w:rFonts w:asciiTheme="majorHAnsi" w:eastAsiaTheme="majorEastAsia" w:hAnsiTheme="majorHAnsi" w:cstheme="majorBidi"/>
      <w:color w:val="365F91" w:themeColor="accent1" w:themeShade="BF"/>
      <w:sz w:val="32"/>
      <w:szCs w:val="32"/>
    </w:rPr>
  </w:style>
  <w:style w:type="paragraph" w:styleId="Verzeichnis3">
    <w:name w:val="toc 3"/>
    <w:basedOn w:val="Standard"/>
    <w:next w:val="Standard"/>
    <w:autoRedefine/>
    <w:uiPriority w:val="39"/>
    <w:unhideWhenUsed/>
    <w:rsid w:val="00396133"/>
    <w:pPr>
      <w:spacing w:after="100"/>
      <w:ind w:left="360"/>
    </w:pPr>
  </w:style>
  <w:style w:type="paragraph" w:customStyle="1" w:styleId="Formatvorlage1">
    <w:name w:val="Formatvorlage1"/>
    <w:basedOn w:val="Standard"/>
    <w:link w:val="Formatvorlage1Zchn"/>
    <w:qFormat/>
    <w:rsid w:val="00396133"/>
    <w:pPr>
      <w:shd w:val="clear" w:color="auto" w:fill="F56354"/>
    </w:pPr>
    <w:rPr>
      <w:rFonts w:ascii="Roboto Medium" w:hAnsi="Roboto Medium"/>
      <w:color w:val="FFFFFF" w:themeColor="background1"/>
      <w:sz w:val="30"/>
      <w:szCs w:val="30"/>
    </w:rPr>
  </w:style>
  <w:style w:type="character" w:customStyle="1" w:styleId="Formatvorlage1Zchn">
    <w:name w:val="Formatvorlage1 Zchn"/>
    <w:basedOn w:val="Absatz-Standardschriftart"/>
    <w:link w:val="Formatvorlage1"/>
    <w:rsid w:val="00396133"/>
    <w:rPr>
      <w:rFonts w:ascii="Roboto Medium" w:eastAsia="Roboto" w:hAnsi="Roboto Medium"/>
      <w:color w:val="FFFFFF" w:themeColor="background1"/>
      <w:sz w:val="30"/>
      <w:szCs w:val="30"/>
      <w:shd w:val="clear" w:color="auto" w:fill="F56354"/>
      <w:lang w:val="de-DE" w:eastAsia="de-DE"/>
    </w:rPr>
  </w:style>
  <w:style w:type="character" w:styleId="BesuchterLink">
    <w:name w:val="FollowedHyperlink"/>
    <w:basedOn w:val="Absatz-Standardschriftart"/>
    <w:uiPriority w:val="99"/>
    <w:semiHidden/>
    <w:unhideWhenUsed/>
    <w:rsid w:val="003961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276048">
      <w:bodyDiv w:val="1"/>
      <w:marLeft w:val="0"/>
      <w:marRight w:val="0"/>
      <w:marTop w:val="0"/>
      <w:marBottom w:val="0"/>
      <w:divBdr>
        <w:top w:val="none" w:sz="0" w:space="0" w:color="auto"/>
        <w:left w:val="none" w:sz="0" w:space="0" w:color="auto"/>
        <w:bottom w:val="none" w:sz="0" w:space="0" w:color="auto"/>
        <w:right w:val="none" w:sz="0" w:space="0" w:color="auto"/>
      </w:divBdr>
    </w:div>
    <w:div w:id="967201883">
      <w:bodyDiv w:val="1"/>
      <w:marLeft w:val="0"/>
      <w:marRight w:val="0"/>
      <w:marTop w:val="0"/>
      <w:marBottom w:val="0"/>
      <w:divBdr>
        <w:top w:val="none" w:sz="0" w:space="0" w:color="auto"/>
        <w:left w:val="none" w:sz="0" w:space="0" w:color="auto"/>
        <w:bottom w:val="none" w:sz="0" w:space="0" w:color="auto"/>
        <w:right w:val="none" w:sz="0" w:space="0" w:color="auto"/>
      </w:divBdr>
    </w:div>
    <w:div w:id="1114977031">
      <w:bodyDiv w:val="1"/>
      <w:marLeft w:val="0"/>
      <w:marRight w:val="0"/>
      <w:marTop w:val="0"/>
      <w:marBottom w:val="0"/>
      <w:divBdr>
        <w:top w:val="none" w:sz="0" w:space="0" w:color="auto"/>
        <w:left w:val="none" w:sz="0" w:space="0" w:color="auto"/>
        <w:bottom w:val="none" w:sz="0" w:space="0" w:color="auto"/>
        <w:right w:val="none" w:sz="0" w:space="0" w:color="auto"/>
      </w:divBdr>
    </w:div>
    <w:div w:id="1203902403">
      <w:bodyDiv w:val="1"/>
      <w:marLeft w:val="0"/>
      <w:marRight w:val="0"/>
      <w:marTop w:val="0"/>
      <w:marBottom w:val="0"/>
      <w:divBdr>
        <w:top w:val="none" w:sz="0" w:space="0" w:color="auto"/>
        <w:left w:val="none" w:sz="0" w:space="0" w:color="auto"/>
        <w:bottom w:val="none" w:sz="0" w:space="0" w:color="auto"/>
        <w:right w:val="none" w:sz="0" w:space="0" w:color="auto"/>
      </w:divBdr>
    </w:div>
    <w:div w:id="1293559601">
      <w:bodyDiv w:val="1"/>
      <w:marLeft w:val="0"/>
      <w:marRight w:val="0"/>
      <w:marTop w:val="0"/>
      <w:marBottom w:val="0"/>
      <w:divBdr>
        <w:top w:val="none" w:sz="0" w:space="0" w:color="auto"/>
        <w:left w:val="none" w:sz="0" w:space="0" w:color="auto"/>
        <w:bottom w:val="none" w:sz="0" w:space="0" w:color="auto"/>
        <w:right w:val="none" w:sz="0" w:space="0" w:color="auto"/>
      </w:divBdr>
    </w:div>
    <w:div w:id="17240146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4.xml"/><Relationship Id="rId50"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SmartAnalyzer.dev\GA_1.3.0\_Additional%20Files\Instructions\Word-Vorl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wie der Interne Revisor die Daten, die für die Anwendung der IDEA App „Aktivgeschäft“ zur Nutzung durch die Interne Revision einer Sparkasse benötigt werden, mithilfe von IDV-Selects im IDV-Office extrahiert und zur weiteren Nutzung durch IDEA bereitstellt.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55EEF1-A763-4198-B361-EE7105E52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Word-Vorlage.dotx</Template>
  <TotalTime>0</TotalTime>
  <Pages>26</Pages>
  <Words>2386</Words>
  <Characters>15039</Characters>
  <Application>Microsoft Office Word</Application>
  <DocSecurity>4</DocSecurity>
  <Lines>125</Lines>
  <Paragraphs>34</Paragraphs>
  <ScaleCrop>false</ScaleCrop>
  <HeadingPairs>
    <vt:vector size="2" baseType="variant">
      <vt:variant>
        <vt:lpstr>Titel</vt:lpstr>
      </vt:variant>
      <vt:variant>
        <vt:i4>1</vt:i4>
      </vt:variant>
    </vt:vector>
  </HeadingPairs>
  <TitlesOfParts>
    <vt:vector size="1" baseType="lpstr">
      <vt:lpstr/>
    </vt:vector>
  </TitlesOfParts>
  <Company>"VERWALTUNG REZ. SERVER / IT-KONSOLID."</Company>
  <LinksUpToDate>false</LinksUpToDate>
  <CharactersWithSpaces>17391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Beschreibung der Extraktion der benötigten Daten über IDV-Office - Version 0.1 – 23.11.2018</dc:subject>
  <dc:creator>Strubert, Alexander</dc:creator>
  <cp:lastModifiedBy>Ralph-Richard Müller</cp:lastModifiedBy>
  <cp:revision>2</cp:revision>
  <cp:lastPrinted>2024-07-29T13:31:00Z</cp:lastPrinted>
  <dcterms:created xsi:type="dcterms:W3CDTF">2024-07-30T07:12:00Z</dcterms:created>
  <dcterms:modified xsi:type="dcterms:W3CDTF">2024-07-30T07:12:00Z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2018-08-20T00:00:00Z</vt:filetime>
  </property>
</Properties>
</file>